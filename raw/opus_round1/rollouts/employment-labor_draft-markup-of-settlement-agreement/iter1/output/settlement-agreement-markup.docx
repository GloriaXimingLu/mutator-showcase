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w:t>
      </w:r>
      <w:del w:id="5001" w:author="Greenleaf GC Review" w:date="2025-05-16T00:00:00Z">
        <w:r>
          <w:rPr>
            <w:rFonts w:ascii="Times New Roman" w:hAnsi="Times New Roman"/>
            <w:color w:val="000000"/>
            <w:sz w:val="22"/>
          </w:rPr>
          <w:delText xml:space="preserve">is entered into as of May 5, 2025 ("Effective Date"), by and between:</w:delText>
        </w:r>
      </w:del>
      <w:ins w:id="5002" w:author="Greenleaf GC Review" w:date="2025-05-16T00:00:00Z">
        <w:r>
          <w:rPr>
            <w:rFonts w:ascii="Times New Roman" w:hAnsi="Times New Roman"/>
            <w:color w:val="000000"/>
            <w:sz w:val="22"/>
          </w:rPr>
          <w:t xml:space="preserve">is dated May 5, 2025 and is entered into by and between:</w:t>
        </w:r>
      </w:ins>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del w:id="5003" w:author="Greenleaf GC Review" w:date="2025-05-16T00:00:00Z">
        <w:r>
          <w:rPr>
            <w:rFonts w:ascii="Times New Roman" w:hAnsi="Times New Roman"/>
            <w:color w:val="000000"/>
            <w:sz w:val="22"/>
          </w:rPr>
          <w:delText xml:space="preserve"> "Effective Date" means May 5, 2025, the date first set forth above.</w:delText>
        </w:r>
      </w:del>
      <w:ins w:id="5004" w:author="Greenleaf GC Review" w:date="2025-05-16T00:00:00Z">
        <w:r>
          <w:rPr>
            <w:rFonts w:ascii="Times New Roman" w:hAnsi="Times New Roman"/>
            <w:color w:val="000000"/>
            <w:sz w:val="22"/>
          </w:rPr>
          <w:t xml:space="preserve"> "Effective Date" means the date on which this Agreement becomes effective and binding, which shall be the date immediately following the expiration of the seven (7) calendar day revocation period described in Section 16, provided that Delano has timely executed this Agreement and not revoked it. The date of May 5, 2025 set forth in the Preamble is the date of delivery of this Agreement to Delano for his consideration and is not the Effective Date.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w:t>
      </w:r>
      <w:del w:id="5005" w:author="Greenleaf GC Review" w:date="2025-05-16T00:00:00Z">
        <w:r>
          <w:rPr>
            <w:rFonts w:ascii="Times New Roman" w:hAnsi="Times New Roman"/>
            <w:color w:val="000000"/>
            <w:sz w:val="22"/>
          </w:rPr>
          <w:delText xml:space="preserve">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w:delText>
        </w:r>
      </w:del>
      <w:ins w:id="5006" w:author="Greenleaf GC Review" w:date="2025-05-16T00:00:00Z">
        <w:r>
          <w:rPr>
            <w:rFonts w:ascii="Times New Roman" w:hAnsi="Times New Roman"/>
            <w:color w:val="000000"/>
            <w:sz w:val="22"/>
          </w:rPr>
          <w:t xml:space="preserve">Delano confirms that he has received all wages and salary earned through the Separation Date. The Parties acknowledge that Delano's performance-based bonus for calendar year 2024 had not been determined or paid as of the Separation Date, and that the back pay payment described in Section 3(b) is intended to include, among other things, Delano's unpaid 2024 bonus and all other unpaid wage-related amounts through the Effective Date. Greenleaf shall pay Delano for all accrued but unused paid time off ("PTO") earned through the Separation Date, less applicable withholdings, within fourteen (14) calendar days of the Effective Date, to the extent such PTO has not already been paid. Except as specifically provided in this Agreement, no further wages, salary, commissions, bonuses, or benefits of any kind are owed to Delano by Greenleaf.</w:t>
        </w:r>
      </w:ins>
      <w:r>
        <w:rPr>
          <w:rFonts w:ascii="Times New Roman" w:hAnsi="Times New Roman"/>
          <w:color w:val="000000"/>
          <w:sz w:val="22"/>
        </w:rPr>
        <w:t xml:space="preserve">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w:t>
      </w:r>
      <w:del w:id="5007" w:author="Greenleaf GC Review" w:date="2025-05-16T00:00:00Z">
        <w:r>
          <w:rPr>
            <w:rFonts w:ascii="Times New Roman" w:hAnsi="Times New Roman"/>
            <w:color w:val="000000"/>
            <w:sz w:val="22"/>
          </w:rPr>
          <w:delText xml:space="preserve">as back pay representing lost wages from the Separation Date through the Effective Date.</w:delText>
        </w:r>
      </w:del>
      <w:ins w:id="5008" w:author="Greenleaf GC Review" w:date="2025-05-16T00:00:00Z">
        <w:r>
          <w:rPr>
            <w:rFonts w:ascii="Times New Roman" w:hAnsi="Times New Roman"/>
            <w:color w:val="000000"/>
            <w:sz w:val="22"/>
          </w:rPr>
          <w:t xml:space="preserve">as back pay, representing lost wages (including Delano's unpaid 2024 performance bonus) and other wage-related amounts from the Separation Date through the Effective Date.</w:t>
        </w:r>
      </w:ins>
      <w:r>
        <w:rPr>
          <w:rFonts w:ascii="Times New Roman" w:hAnsi="Times New Roman"/>
          <w:color w:val="000000"/>
          <w:sz w:val="22"/>
        </w:rPr>
        <w:t xml:space="preserv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w:t>
      </w:r>
      <w:del w:id="5009" w:author="Greenleaf GC Review" w:date="2025-05-16T00:00:00Z">
        <w:r>
          <w:rPr>
            <w:rFonts w:ascii="Times New Roman" w:hAnsi="Times New Roman"/>
            <w:color w:val="000000"/>
            <w:sz w:val="22"/>
          </w:rPr>
          <w:delText xml:space="preserve">Greenleaf shall cause the immediate accelerated vesting of Five Thousand (5,000) Restricted Stock Units previously granted to Delano under the Greenleaf 2021 Equity Incentive Plan pursuant to the RSU Grant Agreement dated July 1, 2022 (the "RSU Grant").</w:delText>
        </w:r>
      </w:del>
      <w:ins w:id="5010" w:author="Greenleaf GC Review" w:date="2025-05-16T00:00:00Z">
        <w:r>
          <w:rPr>
            <w:rFonts w:ascii="Times New Roman" w:hAnsi="Times New Roman"/>
            <w:color w:val="000000"/>
            <w:sz w:val="22"/>
          </w:rPr>
          <w:t xml:space="preserve">Greenleaf shall cause the accelerated vesting of Five Thousand (5,000) Restricted Stock Units previously granted to Delano under the Greenleaf 2021 Equity Incentive Plan pursuant to the RSU Grant Agreement dated July 1, 2022 (the "RSU Grant"), subject to approval by the Compensation Committee of the Greenleaf 2021 Equity Incentive Plan, which approval Greenleaf shall use commercially reasonable efforts to obtain within thirty (30) calendar days of the Effective Date.</w:t>
        </w:r>
      </w:ins>
      <w:r>
        <w:rPr>
          <w:rFonts w:ascii="Times New Roman" w:hAnsi="Times New Roman"/>
          <w:color w:val="000000"/>
          <w:sz w:val="22"/>
        </w:rPr>
        <w:t xml:space="preserve"> The Parties agree that for purposes of this Agreement, </w:t>
      </w:r>
      <w:del w:id="5011" w:author="Greenleaf GC Review" w:date="2025-05-16T00:00:00Z">
        <w:r>
          <w:rPr>
            <w:rFonts w:ascii="Times New Roman" w:hAnsi="Times New Roman"/>
            <w:color w:val="000000"/>
            <w:sz w:val="22"/>
          </w:rPr>
          <w:delText xml:space="preserve">the fair market value of each RSU is Ten Dollars ($10.00) per share, based on the most recent independent valuation conducted by Ridgepoint Valuation Services, representing a total value of Fifty Thousand Dollars ($50,000.00).</w:delText>
        </w:r>
      </w:del>
      <w:ins w:id="5012" w:author="Greenleaf GC Review" w:date="2025-05-16T00:00:00Z">
        <w:r>
          <w:rPr>
            <w:rFonts w:ascii="Times New Roman" w:hAnsi="Times New Roman"/>
            <w:color w:val="000000"/>
            <w:sz w:val="22"/>
          </w:rPr>
          <w:t xml:space="preserve">the fair market value of each RSU is Twelve Dollars and Fifty Cents ($12.50) per share, based on the most recent independent 409A valuation conducted by Ridgepoint Valuation Services dated January 15, 2025, representing a total value of Sixty-Two Thousand Five Hundred Dollars ($62,500.00).</w:t>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Date. </w:t>
      </w:r>
      <w:del w:id="5013" w:author="Greenleaf GC Review" w:date="2025-05-16T00:00:00Z">
        <w:r>
          <w:rPr>
            <w:rFonts w:ascii="Times New Roman" w:hAnsi="Times New Roman"/>
            <w:color w:val="000000"/>
            <w:sz w:val="22"/>
          </w:rPr>
          <w:delText xml:space="preserve">Any tax obligations arising from the accelerated vesting and delivery of the RSUs shall be governed by the terms of the Greenleaf 2021 Equity Incentive Plan and applicable tax law.</w:delText>
        </w:r>
      </w:del>
      <w:ins w:id="5014" w:author="Greenleaf GC Review" w:date="2025-05-16T00:00:00Z">
        <w:r>
          <w:rPr>
            <w:rFonts w:ascii="Times New Roman" w:hAnsi="Times New Roman"/>
            <w:color w:val="000000"/>
            <w:sz w:val="22"/>
          </w:rPr>
          <w:t xml:space="preserve">Any tax obligations arising from the accelerated vesting and delivery of the RSUs shall be governed by the terms of the Greenleaf 2021 Equity Incentive Plan and applicable tax law, and tax withholding shall be based on the fair market value of the shares as of the vesting date. The remaining Two Thousand Five Hundred (2,500) unvested Restricted Stock Units (out of the Seven Thousand Five Hundred (7,500) unvested at the Separation Date) shall remain forfeited in accordance with the terms of the Greenleaf 2021 Equity Incentive Plan and the RSU Grant, and Delano releases any and all claims with respect to such forfeited shares.</w:t>
        </w:r>
      </w:ins>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w:t>
      </w:r>
      <w:del w:id="5015" w:author="Greenleaf GC Review" w:date="2025-05-16T00:00:00Z">
        <w:r>
          <w:rPr>
            <w:rFonts w:ascii="Times New Roman" w:hAnsi="Times New Roman"/>
            <w:color w:val="000000"/>
            <w:sz w:val="22"/>
          </w:rPr>
          <w:delText xml:space="preserve">The aggregate Settlement Payment under this Agreement is Five Hundred Twenty-Five Thousand Dollars ($525,000.00), comprised of the compensatory damages payment ($275,000.00), the back pay payment ($125,000.00), the attorney fees payment ($75,000.00), and the RSU acceleration ($50,000.00).</w:delText>
        </w:r>
      </w:del>
      <w:ins w:id="5016" w:author="Greenleaf GC Review" w:date="2025-05-16T00:00:00Z">
        <w:r>
          <w:rPr>
            <w:rFonts w:ascii="Times New Roman" w:hAnsi="Times New Roman"/>
            <w:color w:val="000000"/>
            <w:sz w:val="22"/>
          </w:rP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w:t>
      </w:r>
      <w:del w:id="5017" w:author="Greenleaf GC Review" w:date="2025-05-16T00:00:00Z">
        <w:r>
          <w:rPr>
            <w:rFonts w:ascii="Times New Roman" w:hAnsi="Times New Roman"/>
            <w:color w:val="000000"/>
            <w:sz w:val="22"/>
          </w:rPr>
          <w:delText xml:space="preserve">from the beginning of time through the Effective Date.</w:delText>
        </w:r>
      </w:del>
      <w:ins w:id="5018" w:author="Greenleaf GC Review" w:date="2025-05-16T00:00:00Z">
        <w:r>
          <w:rPr>
            <w:rFonts w:ascii="Times New Roman" w:hAnsi="Times New Roman"/>
            <w:color w:val="000000"/>
            <w:sz w:val="22"/>
          </w:rPr>
          <w:t xml:space="preserve">from the beginning of time through the date Delano executes this Agreement. This release does not extend to any claims or rights that first arise after the date Delano executes this Agreement, including any rights or claims under the Age Discrimination in Employment Act of 1967 that may arise after the date of execution. Nothing in this Agreement releases or waives any vested benefit to which Delano is entitled under any employee benefit plan (including the Greenleaf 401(k) plan) or under applicable law.</w:t>
        </w:r>
      </w:ins>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w:t>
      </w:r>
      <w:del w:id="5019" w:author="Greenleaf GC Review" w:date="2025-05-16T00:00:00Z">
        <w:r>
          <w:rPr>
            <w:rFonts w:ascii="Times New Roman" w:hAnsi="Times New Roman"/>
            <w:color w:val="000000"/>
            <w:sz w:val="22"/>
          </w:rPr>
          <w:delText xml:space="preserve">Delano further acknowledges and agrees as follows:</w:delText>
        </w:r>
      </w:del>
      <w:ins w:id="5020" w:author="Greenleaf GC Review" w:date="2025-05-16T00:00:00Z">
        <w:r>
          <w:rPr>
            <w:rFonts w:ascii="Times New Roman" w:hAnsi="Times New Roman"/>
            <w:color w:val="000000"/>
            <w:sz w:val="22"/>
          </w:rPr>
          <w:t xml:space="preserve">Delano further acknowledges and agrees as follows, and Greenleaf hereby advises Delano in writing to consult with an attorney of his choosing before executing this Agreement:</w:t>
        </w:r>
      </w:ins>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w:t>
      </w:r>
      <w:del w:id="5021" w:author="Greenleaf GC Review" w:date="2025-05-16T00:00:00Z">
        <w:r>
          <w:rPr>
            <w:rFonts w:ascii="Times New Roman" w:hAnsi="Times New Roman"/>
            <w:color w:val="000000"/>
            <w:sz w:val="22"/>
          </w:rPr>
          <w:delText xml:space="preserve">Delano has been given a period of fourteen (14) calendar days from the date of receipt of this Agreement within which to consider whether to execute it, which Delano acknowledges is a sufficient and reasonable period of time.</w:delText>
        </w:r>
      </w:del>
      <w:ins w:id="5022" w:author="Greenleaf GC Review" w:date="2025-05-16T00:00:00Z">
        <w:r>
          <w:rPr>
            <w:rFonts w:ascii="Times New Roman" w:hAnsi="Times New Roman"/>
            <w:color w:val="000000"/>
            <w:sz w:val="22"/>
          </w:rPr>
          <w:t xml:space="preserve">Delano has been given a period of at least twenty-one (21) calendar days from the date of receipt of this Agreement within which to consider whether to execute it, which Delano acknowledges is a sufficient and reasonable period of time. Delano may use as many or as few of these twenty-one (21) days as he wishes, and his decision to sign before the expiration of the twenty-one (21) day period is knowing and voluntary.</w:t>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5043" w:author="Greenleaf GC Review" w:date="2025-05-16T00:00:00Z"/>
        </w:rPr>
      </w:pPr>
      <w:ins w:id="5044" w:author="Greenleaf GC Review" w:date="2025-05-16T00:00:00Z">
        <w:r>
          <w:rPr>
            <w:rFonts w:ascii="Times New Roman" w:hAnsi="Times New Roman"/>
            <w:color w:val="000000"/>
            <w:sz w:val="22"/>
          </w:rPr>
          <w:t xml:space="preserve">(g) Delano may revoke this Agreement, in whole or in part, as to any and all claims under the ADEA, within seven (7) calendar days after Delano executes it. Any revocation must be in writing and delivered to Greenleaf's General Counsel by hand, email, or certified mail within the seven (7) day period. If Delano revokes this Agreement within the seven (7) day period, this Agreement shall be null and void and of no force or effect, and Greenleaf shall have no obligation to make any payment or provide any benefit under this Agreement. This Agreement shall not become effective or enforceable until the seven (7) day revocation period has expired without revocation.</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ind w:left="432"/>
        <w:jc w:val="both"/>
        <w:rPr>
          <w:ins w:id="5045" w:author="Greenleaf GC Review" w:date="2025-05-16T00:00:00Z"/>
        </w:rPr>
      </w:pPr>
      <w:ins w:id="5046" w:author="Greenleaf GC Review" w:date="2025-05-16T00:00:00Z">
        <w:r>
          <w:rPr>
            <w:rFonts w:ascii="Times New Roman" w:hAnsi="Times New Roman"/>
            <w:color w:val="000000"/>
            <w:sz w:val="22"/>
          </w:rPr>
          <w:t xml:space="preserve">(v) to any federal, state, or local governmental agency, regulatory authority, or law enforcement official, or in response to a subpoena or other compulsory legal process, and to the extent necessary to cooperate with or participate in any investigation or proceeding conducted by any such agency, including without limitation the pending Oregon OSHA investigation referenced in the Recitals; provided, however, that nothing in this Agreement prohibits Delano from reporting possible violations of law to any governmental agency or from cooperating with any governmental investigation, and Delano is not required to notify Greenleaf of any such report or cooperation;</w:t>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5047" w:author="Greenleaf GC Review" w:date="2025-05-16T00:00:00Z"/>
        </w:rPr>
      </w:pPr>
      <w:ins w:id="5048" w:author="Greenleaf GC Review" w:date="2025-05-16T00:00:00Z">
        <w:r>
          <w:rPr>
            <w:rFonts w:ascii="Times New Roman" w:hAnsi="Times New Roman"/>
            <w:color w:val="000000"/>
            <w:sz w:val="22"/>
          </w:rPr>
          <w:t xml:space="preserve">Pursuant to 18 U.S.C. § 1833(b), Delano is hereby notified that, notwithstanding the confidentiality obligations set forth in this Agreement, an individual shall not be held criminally or civilly liable under any federal or state trade secret law for the disclosure of a trade secret that is made (a) in confidence to a federal, state, or local government official or to an attorney, solely for the purpose of reporting or investigating a suspected violation of law, or (b) in a complaint or other document filed in a lawsuit or other proceeding, if such filing is made under seal. Nothing in this Agreement is intended to conflict with 18 U.S.C. § 1833(b) or to create liability for disclosures that are expressly protected by such statute.</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del w:id="5023" w:author="Greenleaf GC Review" w:date="2025-05-16T00:00:00Z">
        <w:r>
          <w:rPr>
            <w:rFonts w:ascii="Times New Roman" w:hAnsi="Times New Roman"/>
            <w:color w:val="000000"/>
            <w:sz w:val="22"/>
          </w:rPr>
          <w:delText xml:space="preserve">The obligations set forth in this Section 7 shall survive the expiration or termination of this Agreement and shall continue in perpetuity.</w:delText>
        </w:r>
      </w:del>
      <w:ins w:id="5024" w:author="Greenleaf GC Review" w:date="2025-05-16T00:00:00Z">
        <w:r>
          <w:rPr>
            <w:rFonts w:ascii="Times New Roman" w:hAnsi="Times New Roman"/>
            <w:color w:val="000000"/>
            <w:sz w:val="22"/>
          </w:rPr>
          <w:t xml:space="preserve">The obligations set forth in this Section 7 shall survive the expiration or termination of this Agreement and shall continue for a period of three (3) years following the Effective Date. Nothing in this Section 7 shall prohibit either Party from making truthful statements in response to a subpoena or other compulsory legal process, or from reporting possible violations of law to, or cooperating with any investigation or proceeding conducted by, any governmental agency, including without limitation the Equal Employment Opportunity Commission, Oregon OSHA, and the National Labor Relations Board.</w:t>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 xml:space="preserve">(d) </w:t>
      </w:r>
      <w:del w:id="5025" w:author="Greenleaf GC Review" w:date="2025-05-16T00:00:00Z">
        <w:r>
          <w:rPr>
            <w:rFonts w:ascii="Times New Roman" w:hAnsi="Times New Roman"/>
            <w:color w:val="000000"/>
            <w:sz w:val="22"/>
          </w:rPr>
          <w:delText xml:space="preserve">The accelerated vesting of Restricted Stock Units described in Section 3(d) shall be treated in accordance with the terms of the Greenleaf 2021 Equity Incentive Plan and applicable provisions of the Internal Revenue Code.</w:delText>
        </w:r>
      </w:del>
      <w:ins w:id="5026" w:author="Greenleaf GC Review" w:date="2025-05-16T00:00:00Z">
        <w:r>
          <w:rPr>
            <w:rFonts w:ascii="Times New Roman" w:hAnsi="Times New Roman"/>
            <w:color w:val="000000"/>
            <w:sz w:val="22"/>
          </w:rPr>
          <w:t xml:space="preserve">The accelerated vesting of Restricted Stock Units described in Section 3(d) shall be treated in accordance with the terms of the Greenleaf 2021 Equity Incentive Plan and applicable provisions of the Internal Revenue Code. The fair market value of the shares for tax withholding purposes shall be determined as of the vesting date in accordance with the Greenleaf 2021 Equity Incentive Plan, and Greenleaf shall withhold taxes as required by applicable law.</w:t>
        </w:r>
      </w:ins>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w:t>
      </w:r>
      <w:del w:id="5027" w:author="Greenleaf GC Review" w:date="2025-05-16T00:00:00Z">
        <w:r>
          <w:rPr>
            <w:rFonts w:ascii="Times New Roman" w:hAnsi="Times New Roman"/>
            <w:color w:val="000000"/>
            <w:sz w:val="22"/>
          </w:rPr>
          <w:delText xml:space="preserve">engage in, be employed by, consult for, or otherwise provide services to any competitor in the organic food industry within the states of Oregon, Washington, Idaho, and California.</w:delText>
        </w:r>
      </w:del>
      <w:ins w:id="5028" w:author="Greenleaf GC Review" w:date="2025-05-16T00:00:00Z">
        <w:r>
          <w:rPr>
            <w:rFonts w:ascii="Times New Roman" w:hAnsi="Times New Roman"/>
            <w:color w:val="000000"/>
            <w:sz w:val="22"/>
          </w:rPr>
          <w:t xml:space="preserve">engage in, be employed by, consult for, or otherwise provide services to any competitor in the organic food industry within the states of Oregon and Washington, to the extent permitted by applicable law. This non-competition covenant is subject to and shall be construed in accordance with ORS 653.295 and other applicable law, and any term found unenforceable shall be limited to the maximum extent permitted by law.</w:t>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w:t>
      </w:r>
      <w:del w:id="5029" w:author="Greenleaf GC Review" w:date="2025-05-16T00:00:00Z">
        <w:r>
          <w:rPr>
            <w:rFonts w:ascii="Times New Roman" w:hAnsi="Times New Roman"/>
            <w:color w:val="000000"/>
            <w:sz w:val="22"/>
          </w:rPr>
          <w:delText xml:space="preserve">In addition, the eighteen (18) month non-competition period shall be tolled during any period during which Delano is in breach of this provision, and shall resume upon the date on which such breach ceases.</w:delText>
        </w:r>
      </w:del>
      <w:ins w:id="5030" w:author="Greenleaf GC Review" w:date="2025-05-16T00:00:00Z">
        <w:r>
          <w:rPr>
            <w:rFonts w:ascii="Times New Roman" w:hAnsi="Times New Roman"/>
            <w:color w:val="000000"/>
            <w:sz w:val="22"/>
          </w:rPr>
          <w:t xml:space="preserve">In addition, to the extent permitted by applicable law, the non-competition period shall be tolled during any period during which Delano is in breach of this provision; provided, however, that in no event shall the total restricted period (including any tolling) exceed the maximum duration permitted by ORS 653.295 or other applicable law.</w:t>
        </w:r>
      </w:ins>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w:t>
      </w:r>
      <w:del w:id="5031" w:author="Greenleaf GC Review" w:date="2025-05-16T00:00:00Z">
        <w:r>
          <w:rPr>
            <w:rFonts w:ascii="Times New Roman" w:hAnsi="Times New Roman"/>
            <w:color w:val="000000"/>
            <w:sz w:val="22"/>
          </w:rPr>
          <w:delText xml:space="preserve">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w:delText>
        </w:r>
      </w:del>
      <w:ins w:id="5032" w:author="Greenleaf GC Review" w:date="2025-05-16T00:00:00Z">
        <w:r>
          <w:rPr>
            <w:rFonts w:ascii="Times New Roman" w:hAnsi="Times New Roman"/>
            <w:color w:val="000000"/>
            <w:sz w:val="22"/>
          </w:rPr>
          <w:t xml:space="preserve">Greenleaf agrees to provide a neutral employment reference for Delano. Such reference shall confirm only Delano's dates of employment (June 12, 2017, through March 14, 2025) and his final title of Vice President of Supply Chain Operations. Greenleaf shall not, in response to a reference inquiry, volunteer any information suggesting that Delano was terminated for cause or for performance-related reasons.</w:t>
        </w:r>
      </w:ins>
      <w:r>
        <w:rPr>
          <w:rFonts w:ascii="Times New Roman" w:hAnsi="Times New Roman"/>
          <w:color w:val="000000"/>
          <w:sz w:val="22"/>
        </w:rPr>
        <w:t xml:space="preserve"> </w:t>
      </w:r>
      <w:del w:id="5033" w:author="Greenleaf GC Review" w:date="2025-05-16T00:00:00Z">
        <w:r>
          <w:rPr>
            <w:rFonts w:ascii="Times New Roman" w:hAnsi="Times New Roman"/>
            <w:color w:val="000000"/>
            <w:sz w:val="22"/>
          </w:rPr>
          <w:delText xml:space="preserve">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delText>
        </w:r>
      </w:del>
      <w:ins w:id="5034" w:author="Greenleaf GC Review" w:date="2025-05-16T00:00:00Z">
        <w:r>
          <w:rPr>
            <w:rFonts w:ascii="Times New Roman" w:hAnsi="Times New Roman"/>
            <w:color w:val="000000"/>
            <w:sz w:val="22"/>
          </w:rPr>
          <w:t xml:space="preserve">All reference inquiries regarding Delano shall be directed to Greenleaf's Human Resources Department. Greenleaf shall instruct its current employees who may receive reference inquiries concerning Delano to limit their responses to the information described above and shall not volunteer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ins>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del w:id="5035" w:author="Greenleaf GC Review" w:date="2025-05-16T00:00:00Z">
        <w:r>
          <w:rPr>
            <w:rFonts w:ascii="Times New Roman" w:hAnsi="Times New Roman"/>
            <w:color w:val="000000"/>
            <w:sz w:val="22"/>
          </w:rP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5036" w:author="Greenleaf GC Review" w:date="2025-05-16T00:00:00Z">
        <w:r>
          <w:rPr>
            <w:rFonts w:ascii="Times New Roman" w:hAnsi="Times New Roman"/>
            <w:color w:val="000000"/>
            <w:sz w:val="22"/>
          </w:rPr>
          <w:t xml:space="preserve">Greenleaf shall not maintain any internal notation, flag, code, or designation in its human resources records or applicant tracking systems indicating that Delano is ineligible for rehire based solely on the fact that Delano filed the internal complaint or Oregon OSHA complaint referenced in the Recitals or asserted the claims resolved by this Agreement. Delano shall be eligible to apply for open positions with Greenleaf on the same basis as any other external applicant; provided, however, that Greenleaf retains the right to make hiring decisions in its discretion based on legitimate business factors, and nothing in this Section 14 obligates Greenleaf to interview or hire Delano for any position.</w:t>
        </w:r>
      </w:ins>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w:t>
      </w:r>
      <w:del w:id="5037" w:author="Greenleaf GC Review" w:date="2025-05-16T00:00:00Z">
        <w:r>
          <w:rPr>
            <w:rFonts w:ascii="Times New Roman" w:hAnsi="Times New Roman"/>
            <w:color w:val="000000"/>
            <w:sz w:val="22"/>
          </w:rPr>
          <w:delText xml:space="preserve">and he agrees not to file any such lawsuit, complaint, charge, or proceeding in the future with respect to any claim released herein, except as may be required by law or to enforce the terms of this Agreement;</w:delText>
        </w:r>
      </w:del>
      <w:ins w:id="5038" w:author="Greenleaf GC Review" w:date="2025-05-16T00:00:00Z">
        <w:r>
          <w:rPr>
            <w:rFonts w:ascii="Times New Roman" w:hAnsi="Times New Roman"/>
            <w:color w:val="000000"/>
            <w:sz w:val="22"/>
          </w:rPr>
          <w:t xml:space="preserve">and he agrees not to file any such lawsuit, complaint, charge, or proceeding in the future with respect to any claim released herein, except as may be required by law or to enforce the terms of this Agreement; provided, however, that nothing in this Agreement prohibits Delano from filing a charge with or participating in an investigation or proceeding conducted by the Equal Employment Opportunity Commission, Oregon OSHA, the National Labor Relations Board, or any other governmental agency, or from cooperating with any such investigation, and nothing in this Agreement shall be construed to prohibit Delano from receiving any award or compensation from a governmental agency whistleblower program; provided further, that Delano waives any right to recover any monetary relief or other personal recovery in any charge, lawsuit, or proceeding brought by or on behalf of Delano to the extent permitted by law;</w:t>
        </w:r>
      </w:ins>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del w:id="5039" w:author="Greenleaf GC Review" w:date="2025-05-16T00:00:00Z">
        <w:r>
          <w:rPr>
            <w:rFonts w:ascii="Times New Roman" w:hAnsi="Times New Roman"/>
            <w:color w:val="000000"/>
            <w:sz w:val="22"/>
          </w:rPr>
          <w:delTex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delText>
        </w:r>
      </w:del>
      <w:ins w:id="5040" w:author="Greenleaf GC Review" w:date="2025-05-16T00:00:00Z">
        <w:r>
          <w:rPr>
            <w:rFonts w:ascii="Times New Roman" w:hAnsi="Times New Roman"/>
            <w:color w:val="000000"/>
            <w:sz w:val="22"/>
          </w:rPr>
          <w:t xml:space="preserve">Delano shall have at least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Following Delano's execution of this Agreement, Delano shall have seven (7) calendar days to revoke this Agreement as provided in Section 5(g). This Agreement shall not become effective or binding, and no payment or benefit shall be due, until the seven (7) day revocation period has expired without revocation (the "Effective Date").</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w:t>
      </w:r>
      <w:del w:id="5041" w:author="Greenleaf GC Review" w:date="2025-05-16T00:00:00Z">
        <w:r>
          <w:rPr>
            <w:rFonts w:ascii="Times New Roman" w:hAnsi="Times New Roman"/>
            <w:color w:val="000000"/>
            <w:sz w:val="22"/>
          </w:rPr>
          <w:delText xml:space="preserve">including but not limited to any prior offer letters, employment agreements, memoranda of understanding, or term sheets exchanged between the Parties in connection with the resolution of the disputes addressed herein.</w:delText>
        </w:r>
      </w:del>
      <w:ins w:id="5042" w:author="Greenleaf GC Review" w:date="2025-05-16T00:00:00Z">
        <w:r>
          <w:rPr>
            <w:rFonts w:ascii="Times New Roman" w:hAnsi="Times New Roman"/>
            <w:color w:val="000000"/>
            <w:sz w:val="22"/>
          </w:rPr>
          <w:t xml:space="preserve">including but not limited to any prior offer letters, employment agreements, memoranda of understanding, or term sheets exchanged between the Parties in connection with the resolution of the disputes addressed herein. The non-competition, non-solicitation, confidentiality, and other restrictive covenants set forth in this Agreement supersede and replace any prior restrictive covenants to which Delano may have been subject during his employment, except for the Greenleaf 2021 Equity Incentive Plan and the RSU Grant Agreement, which shall remain in effect as to the RSUs accelerated hereunder and are incorporated herein by reference.</w:t>
        </w:r>
      </w:ins>
      <w:r>
        <w:rPr>
          <w:rFonts w:ascii="Times New Roman" w:hAnsi="Times New Roman"/>
          <w:color w:val="000000"/>
          <w:sz w:val="22"/>
        </w:rP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rPr>
          <w:ins w:id="5049" w:author="Greenleaf GC Review" w:date="2025-05-16T00:00:00Z"/>
        </w:rPr>
      </w:pPr>
      <w:ins w:id="5050" w:author="Greenleaf GC Review" w:date="2025-05-16T00:00:00Z">
        <w:r>
          <w:rPr>
            <w:rFonts w:ascii="Times New Roman" w:hAnsi="Times New Roman"/>
            <w:b/>
            <w:color w:val="000000"/>
            <w:sz w:val="22"/>
          </w:rPr>
          <w:t xml:space="preserve">Section 19. Return of Company Property</w:t>
        </w:r>
      </w:ins>
    </w:p>
    <w:p>
      <w:pPr>
        <w:spacing w:line="276" w:lineRule="auto" w:before="0" w:after="120"/>
        <w:jc w:val="both"/>
        <w:rPr>
          <w:ins w:id="5051" w:author="Greenleaf GC Review" w:date="2025-05-16T00:00:00Z"/>
        </w:rPr>
      </w:pPr>
      <w:ins w:id="5052" w:author="Greenleaf GC Review" w:date="2025-05-16T00:00:00Z">
        <w:r>
          <w:rPr>
            <w:rFonts w:ascii="Times New Roman" w:hAnsi="Times New Roman"/>
            <w:color w:val="000000"/>
            <w:sz w:val="22"/>
          </w:rPr>
          <w:t xml:space="preserve">Delano represents that, on or before the Separation Date, he returned to Greenleaf all property of Greenleaf in his possession, custody, or control, including without limitation all keys, access cards, badges, laptops, mobile phones, tablets, credit cards, documents, files, records, data, manuals, specifications, customer lists, and other materials (in whatever form), and that he has not retained any copies thereof. To the extent any Company property remains in Delano's possession, Delano shall return it to Greenleaf within five (5) business days of the Effective Date. Delano shall not access, use, or disclose any Greenleaf confidential information or trade secrets except as expressly permitted by this Agreement or as required by law.</w:t>
        </w:r>
      </w:ins>
    </w:p>
    <w:p>
      <w:pPr>
        <w:spacing w:line="276" w:lineRule="auto" w:before="0" w:after="120"/>
        <w:jc w:val="both"/>
        <w:rPr>
          <w:ins w:id="5053" w:author="Greenleaf GC Review" w:date="2025-05-16T00:00:00Z"/>
        </w:rPr>
      </w:pPr>
      <w:ins w:id="5054" w:author="Greenleaf GC Review" w:date="2025-05-16T00:00:00Z">
        <w:r>
          <w:rPr>
            <w:rFonts w:ascii="Times New Roman" w:hAnsi="Times New Roman"/>
            <w:b/>
            <w:color w:val="000000"/>
            <w:sz w:val="22"/>
          </w:rPr>
          <w:t xml:space="preserve">Section 20. Protection of Confidential Information and Trade Secrets</w:t>
        </w:r>
      </w:ins>
    </w:p>
    <w:p>
      <w:pPr>
        <w:spacing w:line="276" w:lineRule="auto" w:before="0" w:after="120"/>
        <w:jc w:val="both"/>
        <w:rPr>
          <w:ins w:id="5055" w:author="Greenleaf GC Review" w:date="2025-05-16T00:00:00Z"/>
        </w:rPr>
      </w:pPr>
      <w:ins w:id="5056" w:author="Greenleaf GC Review" w:date="2025-05-16T00:00:00Z">
        <w:r>
          <w:rPr>
            <w:rFonts w:ascii="Times New Roman" w:hAnsi="Times New Roman"/>
            <w:color w:val="000000"/>
            <w:sz w:val="22"/>
          </w:rPr>
          <w:t xml:space="preserve">Delano acknowledges that during his employment he had access to and became familiar with confidential and proprietary information of Greenleaf, including without limitation information regarding supply chain operations, sourcing, pricing, vendor and supplier relationships, cold-chain and food safety protocols, customer lists, business strategies, financial information, and trade secrets (collectively, "Confidential Information"). Delano agrees that, at all times following the Separation Date, he shall hold all Confidential Information in strict confidence and shall not use, disclose, or make available to any third party any Confidential Information, except (a) as required by applicable law or compulsory legal process, (b) as permitted by the Defend Trade Secrets Act of 2016 (18 U.S.C. § 1833(b)), or (c) to the extent the information is or becomes publicly known through no breach by Delano. The obligations of this Section 20 shall survive the termination of this Agreement and continue indefinitely.</w:t>
        </w:r>
      </w:ins>
    </w:p>
    <w:p>
      <w:pPr>
        <w:spacing w:line="276" w:lineRule="auto" w:before="0" w:after="120"/>
        <w:jc w:val="both"/>
        <w:rPr>
          <w:ins w:id="5057" w:author="Greenleaf GC Review" w:date="2025-05-16T00:00:00Z"/>
        </w:rPr>
      </w:pPr>
      <w:ins w:id="5058" w:author="Greenleaf GC Review" w:date="2025-05-16T00:00:00Z">
        <w:r>
          <w:rPr>
            <w:rFonts w:ascii="Times New Roman" w:hAnsi="Times New Roman"/>
            <w:b/>
            <w:color w:val="000000"/>
            <w:sz w:val="22"/>
          </w:rPr>
          <w:t xml:space="preserve">Section 21. Cooperation</w:t>
        </w:r>
      </w:ins>
    </w:p>
    <w:p>
      <w:pPr>
        <w:spacing w:line="276" w:lineRule="auto" w:before="0" w:after="120"/>
        <w:jc w:val="both"/>
        <w:rPr>
          <w:ins w:id="5059" w:author="Greenleaf GC Review" w:date="2025-05-16T00:00:00Z"/>
        </w:rPr>
      </w:pPr>
      <w:ins w:id="5060" w:author="Greenleaf GC Review" w:date="2025-05-16T00:00:00Z">
        <w:r>
          <w:rPr>
            <w:rFonts w:ascii="Times New Roman" w:hAnsi="Times New Roman"/>
            <w:color w:val="000000"/>
            <w:sz w:val="22"/>
          </w:rPr>
          <w:t xml:space="preserve">Following the Effective Date, Delano shall reasonably cooperate with Greenleaf in connection with (a) the transition of his former responsibilities, (b) any internal or external investigation, audit, claim, or litigation involving matters within the scope of Delano's former duties of which Greenleaf notifies Delano in writing, and (c) any matter requiring Delano's knowledge or involvement. Greenleaf shall reimburse Delano for reasonable, documented out-of-pocket expenses incurred in providing such cooperation, and shall use reasonable efforts to schedule any cooperation so as not to unreasonably interfere with Delano's other obligations. Nothing in this Section 21 requires Delano to provide cooperation that would be inconsistent with his rights under this Agreement or applicable law, or that would require him to make any statement that is not truthful.</w:t>
        </w:r>
      </w:ins>
    </w:p>
    <w:p>
      <w:pPr>
        <w:spacing w:line="276" w:lineRule="auto" w:before="0" w:after="120"/>
        <w:jc w:val="both"/>
        <w:rPr>
          <w:ins w:id="5061" w:author="Greenleaf GC Review" w:date="2025-05-16T00:00:00Z"/>
        </w:rPr>
      </w:pPr>
      <w:ins w:id="5062" w:author="Greenleaf GC Review" w:date="2025-05-16T00:00:00Z">
        <w:r>
          <w:rPr>
            <w:rFonts w:ascii="Times New Roman" w:hAnsi="Times New Roman"/>
            <w:b/>
            <w:color w:val="000000"/>
            <w:sz w:val="22"/>
          </w:rPr>
          <w:t xml:space="preserve">Section 22. Remedies; Clawback</w:t>
        </w:r>
      </w:ins>
    </w:p>
    <w:p>
      <w:pPr>
        <w:spacing w:line="276" w:lineRule="auto" w:before="0" w:after="120"/>
        <w:jc w:val="both"/>
        <w:rPr>
          <w:ins w:id="5063" w:author="Greenleaf GC Review" w:date="2025-05-16T00:00:00Z"/>
        </w:rPr>
      </w:pPr>
      <w:ins w:id="5064" w:author="Greenleaf GC Review" w:date="2025-05-16T00:00:00Z">
        <w:r>
          <w:rPr>
            <w:rFonts w:ascii="Times New Roman" w:hAnsi="Times New Roman"/>
            <w:color w:val="000000"/>
            <w:sz w:val="22"/>
          </w:rPr>
          <w:t xml:space="preserve">Delano acknowledges that a breach of Sections 6 (Confidentiality), 7 (Non-Disparagement), 9 (Non-Competition), 10 (Non-Solicitation), 19 (Return of Company Property), or 20 (Protection of Confidential Information) would cause irreparable harm to Greenleaf for which monetary damages would be inadequate. Accordingly, Greenleaf shall be entitled to seek injunctive relief, specific performance, and other equitable remedies, in addition to all other remedies available at law or in equity. In the event that Delano breaches Section 6 (Confidentiality) or Section 7 (Non-Disparagement), Greenleaf shall be entitled to recover, as liquidated damages and not as a penalty, the sum of Fifty Thousand Dollars ($50,000.00) for each such breach, in addition to any other remedies available at law or in equity; provided that Greenleaf may instead elect to recover its actual damages if greater. The Parties acknowledge and agree that this liquidated damages amount is reasonable and proportionate in light of the difficulty and uncertainty of ascertaining the actual damages that would result from such a breach and the legitimate business interests to be protected.</w:t>
        </w:r>
      </w:ins>
    </w:p>
    <w:p>
      <w:pPr>
        <w:spacing w:line="276" w:lineRule="auto" w:before="0" w:after="120"/>
        <w:jc w:val="both"/>
        <w:rPr>
          <w:ins w:id="5065" w:author="Greenleaf GC Review" w:date="2025-05-16T00:00:00Z"/>
        </w:rPr>
      </w:pPr>
      <w:ins w:id="5066" w:author="Greenleaf GC Review" w:date="2025-05-16T00:00:00Z">
        <w:r>
          <w:rPr>
            <w:rFonts w:ascii="Times New Roman" w:hAnsi="Times New Roman"/>
            <w:b/>
            <w:color w:val="000000"/>
            <w:sz w:val="22"/>
          </w:rPr>
          <w:t xml:space="preserve">Section 23. Governing Law; Venue</w:t>
        </w:r>
      </w:ins>
    </w:p>
    <w:p>
      <w:pPr>
        <w:spacing w:line="276" w:lineRule="auto" w:before="0" w:after="120"/>
        <w:jc w:val="both"/>
        <w:rPr>
          <w:ins w:id="5067" w:author="Greenleaf GC Review" w:date="2025-05-16T00:00:00Z"/>
        </w:rPr>
      </w:pPr>
      <w:ins w:id="5068" w:author="Greenleaf GC Review" w:date="2025-05-16T00:00:00Z">
        <w:r>
          <w:rPr>
            <w:rFonts w:ascii="Times New Roman" w:hAnsi="Times New Roman"/>
            <w:color w:val="000000"/>
            <w:sz w:val="22"/>
          </w:rPr>
          <w:t xml:space="preserve">This Agreement shall be governed by and construed in accordance with the laws of the State of Oregon, without regard to its conflict of laws principles. The Parties consent to the exclusive jurisdiction and venue of the state and federal courts located in Multnomah County, Oregon, for any action arising out of or relating to this Agreement, and each Party waives any objection to venue or forum non conveniens in such courts. EACH PARTY KNOWINGLY AND VOLUNTARILY WAIVES ANY RIGHT TO A TRIAL BY JURY IN ANY ACTION ARISING OUT OF OR RELATING TO THIS AGREEMENT.</w:t>
        </w:r>
      </w:ins>
    </w:p>
    <w:p>
      <w:pPr>
        <w:spacing w:line="276" w:lineRule="auto" w:before="0" w:after="120"/>
        <w:jc w:val="both"/>
        <w:rPr>
          <w:ins w:id="5069" w:author="Greenleaf GC Review" w:date="2025-05-16T00:00:00Z"/>
        </w:rPr>
      </w:pPr>
      <w:ins w:id="5070" w:author="Greenleaf GC Review" w:date="2025-05-16T00:00:00Z">
        <w:r>
          <w:rPr>
            <w:rFonts w:ascii="Times New Roman" w:hAnsi="Times New Roman"/>
            <w:b/>
            <w:color w:val="000000"/>
            <w:sz w:val="22"/>
          </w:rPr>
          <w:t xml:space="preserve">Section 24. Notice</w:t>
        </w:r>
      </w:ins>
    </w:p>
    <w:p>
      <w:pPr>
        <w:spacing w:line="276" w:lineRule="auto" w:before="0" w:after="120"/>
        <w:jc w:val="both"/>
        <w:rPr>
          <w:ins w:id="5071" w:author="Greenleaf GC Review" w:date="2025-05-16T00:00:00Z"/>
        </w:rPr>
      </w:pPr>
      <w:ins w:id="5072" w:author="Greenleaf GC Review" w:date="2025-05-16T00:00:00Z">
        <w:r>
          <w:rPr>
            <w:rFonts w:ascii="Times New Roman" w:hAnsi="Times New Roman"/>
            <w:color w:val="000000"/>
            <w:sz w:val="22"/>
          </w:rPr>
          <w:t xml:space="preserve">All notices and other communications required or permitted under this Agreement shall be in writing and shall be deemed given when (a) delivered personally, (b) sent by nationally recognized overnight courier, or (c) sent by certified mail, return receipt requested, in each case to the addresses set forth in the Preamble (or to such other address as a Party may designate by written notice). Notices to Greenleaf shall be directed to the attention of the General Counsel. Notices to Delano shall be sent to the address set forth in the Preamble.</w:t>
        </w:r>
      </w:ins>
    </w:p>
    <w:p>
      <w:pPr>
        <w:spacing w:line="276" w:lineRule="auto" w:before="0" w:after="120"/>
        <w:jc w:val="both"/>
        <w:rPr>
          <w:ins w:id="5073" w:author="Greenleaf GC Review" w:date="2025-05-16T00:00:00Z"/>
        </w:rPr>
      </w:pPr>
      <w:ins w:id="5074" w:author="Greenleaf GC Review" w:date="2025-05-16T00:00:00Z">
        <w:r>
          <w:rPr>
            <w:rFonts w:ascii="Times New Roman" w:hAnsi="Times New Roman"/>
            <w:b/>
            <w:color w:val="000000"/>
            <w:sz w:val="22"/>
          </w:rPr>
          <w:t xml:space="preserve">Section 25. Survival</w:t>
        </w:r>
      </w:ins>
    </w:p>
    <w:p>
      <w:pPr>
        <w:spacing w:line="276" w:lineRule="auto" w:before="0" w:after="120"/>
        <w:jc w:val="both"/>
        <w:rPr>
          <w:ins w:id="5075" w:author="Greenleaf GC Review" w:date="2025-05-16T00:00:00Z"/>
        </w:rPr>
      </w:pPr>
      <w:ins w:id="5076" w:author="Greenleaf GC Review" w:date="2025-05-16T00:00:00Z">
        <w:r>
          <w:rPr>
            <w:rFonts w:ascii="Times New Roman" w:hAnsi="Times New Roman"/>
            <w:color w:val="000000"/>
            <w:sz w:val="22"/>
          </w:rPr>
          <w:t xml:space="preserve">The provisions of Sections 4, 5, 6, 7, 8, 9, 10, 11, 12, 13, 14, 15, 19, 20, 21, 22, 23, 24, and this Section 25 shall survive the execution of this Agreement in accordance with their respective terms.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