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GENERAL RELEASE OF ALL CLAIMS</w:t>
      </w:r>
    </w:p>
    <w:p>
      <w:pPr>
        <w:spacing w:line="276" w:lineRule="auto" w:before="0" w:after="120"/>
        <w:jc w:val="center"/>
      </w:pPr>
      <w:r>
        <w:rPr>
          <w:rFonts w:ascii="Times New Roman" w:hAnsi="Times New Roman"/>
          <w:color w:val="000000"/>
          <w:sz w:val="22"/>
        </w:rPr>
        <w:t>Dated: May 5, 2025</w:t>
      </w:r>
    </w:p>
    <w:p>
      <w:pPr>
        <w:spacing w:line="276" w:lineRule="auto" w:before="0" w:after="120"/>
        <w:jc w:val="center"/>
      </w:pPr>
      <w:r>
        <w:rPr>
          <w:rFonts w:ascii="Times New Roman" w:hAnsi="Times New Roman"/>
          <w:color w:val="000000"/>
          <w:sz w:val="22"/>
        </w:rPr>
        <w:t>Prepared by Engel &amp; Associates, P.C. 700 SW Taylor Street, Suite 400, Portland, OR 97205</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Settlement Agreement and General Release of All Claims ("Agreement") is </w:t>
      </w:r>
      <w:del w:id="1001" w:author="Greenleaf Legal Review" w:date="2025-05-15T00:00:00Z">
        <w:r>
          <w:rPr>
            <w:rFonts w:ascii="Times New Roman" w:hAnsi="Times New Roman"/>
            <w:color w:val="000000"/>
            <w:sz w:val="22"/>
          </w:rPr>
          <w:delText xml:space="preserve">entered</w:delText>
        </w:r>
      </w:del>
      <w:ins w:id="1002" w:author="Greenleaf Legal Review" w:date="2025-05-15T00:00:00Z">
        <w:r>
          <w:rPr>
            <w:rFonts w:ascii="Times New Roman" w:hAnsi="Times New Roman"/>
            <w:color w:val="000000"/>
            <w:sz w:val="22"/>
          </w:rPr>
          <w:t xml:space="preserve">made</w:t>
        </w:r>
      </w:ins>
      <w:r>
        <w:rPr>
          <w:rFonts w:ascii="Times New Roman" w:hAnsi="Times New Roman"/>
          <w:color w:val="000000"/>
          <w:sz w:val="22"/>
        </w:rPr>
        <w:t xml:space="preserve"> </w:t>
      </w:r>
      <w:del w:id="1003" w:author="Greenleaf Legal Review" w:date="2025-05-15T00:00:00Z">
        <w:r>
          <w:rPr>
            <w:rFonts w:ascii="Times New Roman" w:hAnsi="Times New Roman"/>
            <w:color w:val="000000"/>
            <w:sz w:val="22"/>
          </w:rPr>
          <w:delText xml:space="preserve">into</w:delText>
        </w:r>
      </w:del>
      <w:ins w:id="1004" w:author="Greenleaf Legal Review" w:date="2025-05-15T00:00:00Z">
        <w:r>
          <w:rPr>
            <w:rFonts w:ascii="Times New Roman" w:hAnsi="Times New Roman"/>
            <w:color w:val="000000"/>
            <w:sz w:val="22"/>
          </w:rPr>
          <w:t xml:space="preserve">and dated</w:t>
        </w:r>
      </w:ins>
      <w:r>
        <w:rPr>
          <w:rFonts w:ascii="Times New Roman" w:hAnsi="Times New Roman"/>
          <w:color w:val="000000"/>
          <w:sz w:val="22"/>
        </w:rPr>
        <w:t xml:space="preserve"> as of May 5, </w:t>
      </w:r>
      <w:del w:id="1005" w:author="Greenleaf Legal Review" w:date="2025-05-15T00:00:00Z">
        <w:r>
          <w:rPr>
            <w:rFonts w:ascii="Times New Roman" w:hAnsi="Times New Roman"/>
            <w:color w:val="000000"/>
            <w:sz w:val="22"/>
          </w:rPr>
          <w:delText xml:space="preserve">2025 ("Effective Date"),</w:delText>
        </w:r>
      </w:del>
      <w:ins w:id="1006" w:author="Greenleaf Legal Review" w:date="2025-05-15T00:00:00Z">
        <w:r>
          <w:rPr>
            <w:rFonts w:ascii="Times New Roman" w:hAnsi="Times New Roman"/>
            <w:color w:val="000000"/>
            <w:sz w:val="22"/>
          </w:rPr>
          <w:t xml:space="preserve">2025,</w:t>
        </w:r>
      </w:ins>
      <w:r>
        <w:rPr>
          <w:rFonts w:ascii="Times New Roman" w:hAnsi="Times New Roman"/>
          <w:color w:val="000000"/>
          <w:sz w:val="22"/>
        </w:rPr>
        <w:t xml:space="preserve"> by and between:</w:t>
      </w:r>
    </w:p>
    <w:p>
      <w:pPr>
        <w:spacing w:line="276" w:lineRule="auto" w:before="0" w:after="120"/>
        <w:jc w:val="both"/>
      </w:pPr>
      <w:r>
        <w:rPr>
          <w:rFonts w:ascii="Times New Roman" w:hAnsi="Times New Roman"/>
          <w:b/>
          <w:color w:val="000000"/>
          <w:sz w:val="22"/>
        </w:rPr>
        <w:t>Marcus R. Delano</w:t>
      </w:r>
      <w:r>
        <w:rPr>
          <w:rFonts w:ascii="Times New Roman" w:hAnsi="Times New Roman"/>
          <w:color w:val="000000"/>
          <w:sz w:val="22"/>
        </w:rPr>
        <w:t>, an individual residing at 1847 SE Hawthorne Boulevard, Portland, OR 97214 (hereinafter referred to as "Delano" or "Employee"); and</w:t>
      </w:r>
    </w:p>
    <w:p>
      <w:pPr>
        <w:spacing w:line="276" w:lineRule="auto" w:before="0" w:after="120"/>
        <w:jc w:val="both"/>
      </w:pPr>
      <w:r>
        <w:rPr>
          <w:rFonts w:ascii="Times New Roman" w:hAnsi="Times New Roman"/>
          <w:b/>
          <w:color w:val="000000"/>
          <w:sz w:val="22"/>
        </w:rPr>
        <w:t>Greenleaf Organic Foods, Inc.</w:t>
      </w:r>
      <w:r>
        <w:rPr>
          <w:rFonts w:ascii="Times New Roman" w:hAnsi="Times New Roman"/>
          <w:color w:val="000000"/>
          <w:sz w:val="22"/>
        </w:rPr>
        <w:t>, an Oregon corporation with its principal place of business at 4200 NW Yeon Avenue, Portland, OR 97210 (hereinafter referred to as "Greenleaf," "the Company," or "Employer").</w:t>
      </w:r>
    </w:p>
    <w:p>
      <w:pPr>
        <w:spacing w:line="276" w:lineRule="auto" w:before="0" w:after="120"/>
        <w:jc w:val="both"/>
      </w:pPr>
      <w:r>
        <w:rPr>
          <w:rFonts w:ascii="Times New Roman" w:hAnsi="Times New Roman"/>
          <w:color w:val="000000"/>
          <w:sz w:val="22"/>
        </w:rPr>
        <w:t>Delano and Greenleaf are collectively referred to herein as "the Parties" and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Delano was employed by Greenleaf from June 12, 2017, through March 14, 2025, a period of approximately seven years and nine months, during which time Delano served in progressively responsible roles within the Company's operations division;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Delano was promoted to the position of Vice President of Supply Chain Operations effective January 1, 2020, and at the time of his separation from the Company, earned a base annual salary of Two Hundred Eighteen Thousand Dollars ($218,000.00), in addition to eligibility for performance-based incentive compensation and equity awards;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November 8, 2024, Delano submitted a good-faith internal complaint to Greenleaf's Human Resources Director, Leanne Foss, reporting concerns regarding cold-chain protocol failures at the Company's Bend, Oregon distribution facility that Delano believed constituted potential violations of FDA food safety regulations, including but not limited to requirements under the Food Safety Modernization Act and applicable FDA guidance on temperature controls for perishable organic food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December 3, 2024, Delano filed a complaint with Oregon Occupational Safety and Health Administration ("Oregon OSHA") (Complaint No. OR-OSHA-2024-11872) regarding the same cold-chain protocol failures and related food safety concerns at the Company's Bend, Oregon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22, 2025, Oregon OSHA opened a formal investigation of the Company's Bend, Oregon facility in connection with the matters raised in Complaint No. OR-OSHA-2024-11872, which investigation remains pending and unresolved as of the date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10, 2025, Greenleaf placed Delano on paid administrative leave, and on March 14, 2025, Greenleaf terminated Delano's employment, citing "elimination of position due to restructuring of supply chain division" as the basis for the termination;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Delano asserts claims against Greenleaf including, but not limited to, retaliation in violation of ORS 654.062(5) (Oregon whistleblower protection), age discrimination in violation of the Age Discrimination in Employment Act of 1967 ("ADEA"), 29 U.S.C. § 621 et seq., and employment discrimination claims under Oregon's employment discrimination statutes, ORS Chapter 659A, as well as related common law claims;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denies any and all wrongdoing or liability whatsoever and contends that Delano's termination was the result of a legitimate business reorganization unrelated to any complaint or protected activity by Delano;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fully and finally resolve all disputes, claims, and controversies between them, including all claims arising out of or related to Delano's employment with Greenleaf and the termination thereof, without the expense, delay, uncertainty, and burden of litigation;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by each Party, the Parties agree as follows:</w:t>
      </w:r>
    </w:p>
    <w:p>
      <w:r>
        <w:br w:type="page"/>
      </w:r>
    </w:p>
    <w:p>
      <w:pPr>
        <w:keepNext/>
        <w:spacing w:line="276" w:lineRule="auto" w:before="360" w:after="120"/>
        <w:jc w:val="left"/>
      </w:pPr>
      <w:r>
        <w:rPr>
          <w:rFonts w:ascii="Times New Roman" w:hAnsi="Times New Roman"/>
          <w:b/>
          <w:color w:val="000000"/>
          <w:sz w:val="22"/>
          <w:u w:val="single"/>
        </w:rPr>
        <w:t>AGREEMENT</w:t>
      </w:r>
    </w:p>
    <w:p>
      <w:pPr>
        <w:keepNext/>
        <w:spacing w:line="276" w:lineRule="auto" w:before="200" w:after="80"/>
        <w:ind w:left="0"/>
      </w:pPr>
      <w:r>
        <w:rPr>
          <w:rFonts w:ascii="Times New Roman" w:hAnsi="Times New Roman"/>
          <w:b/>
          <w:color w:val="000000"/>
          <w:sz w:val="22"/>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"Agreement" means this Settlement Agreement and General Release of All Claims, including all recitals, sections, and exhibits hereto.</w:t>
      </w:r>
    </w:p>
    <w:p>
      <w:pPr>
        <w:spacing w:line="276" w:lineRule="auto" w:before="0" w:after="120"/>
        <w:jc w:val="both"/>
      </w:pPr>
      <w:r>
        <w:rPr>
          <w:rFonts w:ascii="Times New Roman" w:hAnsi="Times New Roman"/>
          <w:b/>
          <w:color w:val="000000"/>
          <w:sz w:val="22"/>
        </w:rPr>
        <w:t xml:space="preserve">(b)</w:t>
      </w:r>
      <w:r>
        <w:rPr>
          <w:rFonts w:ascii="Times New Roman" w:hAnsi="Times New Roman"/>
          <w:color w:val="000000"/>
          <w:sz w:val="22"/>
        </w:rPr>
        <w:t xml:space="preserve"> "Effective Date" means </w:t>
      </w:r>
      <w:del w:id="1007" w:author="Greenleaf Legal Review" w:date="2025-05-15T00:00:00Z">
        <w:r>
          <w:rPr>
            <w:rFonts w:ascii="Times New Roman" w:hAnsi="Times New Roman"/>
            <w:color w:val="000000"/>
            <w:sz w:val="22"/>
          </w:rPr>
          <w:delText xml:space="preserve">May</w:delText>
        </w:r>
      </w:del>
      <w:ins w:id="1008" w:author="Greenleaf Legal Review" w:date="2025-05-15T00:00:00Z">
        <w:r>
          <w:rPr>
            <w:rFonts w:ascii="Times New Roman" w:hAnsi="Times New Roman"/>
            <w:color w:val="000000"/>
            <w:sz w:val="22"/>
          </w:rPr>
          <w:t xml:space="preserve">the</w:t>
        </w:r>
      </w:ins>
      <w:r>
        <w:rPr>
          <w:rFonts w:ascii="Times New Roman" w:hAnsi="Times New Roman"/>
          <w:color w:val="000000"/>
          <w:sz w:val="22"/>
        </w:rPr>
        <w:t xml:space="preserve"> </w:t>
      </w:r>
      <w:del w:id="1009" w:author="Greenleaf Legal Review" w:date="2025-05-15T00:00:00Z">
        <w:r>
          <w:rPr>
            <w:rFonts w:ascii="Times New Roman" w:hAnsi="Times New Roman"/>
            <w:color w:val="000000"/>
            <w:sz w:val="22"/>
          </w:rPr>
          <w:delText xml:space="preserve">5,</w:delText>
        </w:r>
      </w:del>
      <w:ins w:id="1010" w:author="Greenleaf Legal Review" w:date="2025-05-15T00:00:00Z">
        <w:r>
          <w:rPr>
            <w:rFonts w:ascii="Times New Roman" w:hAnsi="Times New Roman"/>
            <w:color w:val="000000"/>
            <w:sz w:val="22"/>
          </w:rPr>
          <w:t xml:space="preserve">eighth</w:t>
        </w:r>
      </w:ins>
      <w:r>
        <w:rPr>
          <w:rFonts w:ascii="Times New Roman" w:hAnsi="Times New Roman"/>
          <w:color w:val="000000"/>
          <w:sz w:val="22"/>
        </w:rPr>
        <w:t xml:space="preserve"> </w:t>
      </w:r>
      <w:del w:id="1011" w:author="Greenleaf Legal Review" w:date="2025-05-15T00:00:00Z">
        <w:r>
          <w:rPr>
            <w:rFonts w:ascii="Times New Roman" w:hAnsi="Times New Roman"/>
            <w:color w:val="000000"/>
            <w:sz w:val="22"/>
          </w:rPr>
          <w:delText xml:space="preserve">2025,</w:delText>
        </w:r>
      </w:del>
      <w:ins w:id="1012" w:author="Greenleaf Legal Review" w:date="2025-05-15T00:00:00Z">
        <w:r>
          <w:rPr>
            <w:rFonts w:ascii="Times New Roman" w:hAnsi="Times New Roman"/>
            <w:color w:val="000000"/>
            <w:sz w:val="22"/>
          </w:rPr>
          <w:t xml:space="preserve">(8th) calendar day following</w:t>
        </w:r>
      </w:ins>
      <w:r>
        <w:rPr>
          <w:rFonts w:ascii="Times New Roman" w:hAnsi="Times New Roman"/>
          <w:color w:val="000000"/>
          <w:sz w:val="22"/>
        </w:rPr>
        <w:t xml:space="preserve"> the date </w:t>
      </w:r>
      <w:ins w:id="1013" w:author="Greenleaf Legal Review" w:date="2025-05-15T00:00:00Z">
        <w:r>
          <w:rPr>
            <w:rFonts w:ascii="Times New Roman" w:hAnsi="Times New Roman"/>
            <w:color w:val="000000"/>
            <w:sz w:val="22"/>
          </w:rPr>
          <w:t xml:space="preserve">on which Delano executes this Agreement, provided that Delano has not revoked his acceptance pursuant to Section 5(g) (i.e., the </w:t>
        </w:r>
      </w:ins>
      <w:r>
        <w:rPr>
          <w:rFonts w:ascii="Times New Roman" w:hAnsi="Times New Roman"/>
          <w:color w:val="000000"/>
          <w:sz w:val="22"/>
        </w:rPr>
        <w:t xml:space="preserve">first </w:t>
      </w:r>
      <w:del w:id="1014" w:author="Greenleaf Legal Review" w:date="2025-05-15T00:00:00Z">
        <w:r>
          <w:rPr>
            <w:rFonts w:ascii="Times New Roman" w:hAnsi="Times New Roman"/>
            <w:color w:val="000000"/>
            <w:sz w:val="22"/>
          </w:rPr>
          <w:delText xml:space="preserve">set</w:delText>
        </w:r>
      </w:del>
      <w:ins w:id="1015" w:author="Greenleaf Legal Review" w:date="2025-05-15T00:00:00Z">
        <w:r>
          <w:rPr>
            <w:rFonts w:ascii="Times New Roman" w:hAnsi="Times New Roman"/>
            <w:color w:val="000000"/>
            <w:sz w:val="22"/>
          </w:rPr>
          <w:t xml:space="preserve">day</w:t>
        </w:r>
      </w:ins>
      <w:r>
        <w:rPr>
          <w:rFonts w:ascii="Times New Roman" w:hAnsi="Times New Roman"/>
          <w:color w:val="000000"/>
          <w:sz w:val="22"/>
        </w:rPr>
        <w:t xml:space="preserve"> </w:t>
      </w:r>
      <w:del w:id="1016" w:author="Greenleaf Legal Review" w:date="2025-05-15T00:00:00Z">
        <w:r>
          <w:rPr>
            <w:rFonts w:ascii="Times New Roman" w:hAnsi="Times New Roman"/>
            <w:color w:val="000000"/>
            <w:sz w:val="22"/>
          </w:rPr>
          <w:delText xml:space="preserve">forth</w:delText>
        </w:r>
      </w:del>
      <w:ins w:id="1017" w:author="Greenleaf Legal Review" w:date="2025-05-15T00:00:00Z">
        <w:r>
          <w:rPr>
            <w:rFonts w:ascii="Times New Roman" w:hAnsi="Times New Roman"/>
            <w:color w:val="000000"/>
            <w:sz w:val="22"/>
          </w:rPr>
          <w:t xml:space="preserve">after</w:t>
        </w:r>
      </w:ins>
      <w:r>
        <w:rPr>
          <w:rFonts w:ascii="Times New Roman" w:hAnsi="Times New Roman"/>
          <w:color w:val="000000"/>
          <w:sz w:val="22"/>
        </w:rPr>
        <w:t xml:space="preserve"> </w:t>
      </w:r>
      <w:del w:id="1018" w:author="Greenleaf Legal Review" w:date="2025-05-15T00:00:00Z">
        <w:r>
          <w:rPr>
            <w:rFonts w:ascii="Times New Roman" w:hAnsi="Times New Roman"/>
            <w:color w:val="000000"/>
            <w:sz w:val="22"/>
          </w:rPr>
          <w:delText xml:space="preserve">above.</w:delText>
        </w:r>
      </w:del>
      <w:ins w:id="1019" w:author="Greenleaf Legal Review" w:date="2025-05-15T00:00:00Z">
        <w:r>
          <w:rPr>
            <w:rFonts w:ascii="Times New Roman" w:hAnsi="Times New Roman"/>
            <w:color w:val="000000"/>
            <w:sz w:val="22"/>
          </w:rPr>
          <w:t xml:space="preserve">expiration of the seven (7) day revocation period). If Delano timely revokes his acceptance, this Agreement shall be null and void and of no force or effect.</w:t>
        </w:r>
      </w:ins>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"Separation Date" means March 14, 2025, the date on which Delano's employment with Greenleaf was terminated.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"Releasees" means Greenleaf Organic Foods, Inc., and each of its past, present, and future officers, directors, shareholders, members, employees, agents, attorneys, representatives, successors, assigns, parent companies, subsidiaries, and affiliates, including without limitation Sandra Wojcik (Chief Executive Officer), Tyler Huang (General Counsel), Patricia Engel (Chief Operating Officer), and Leanne Foss (Human Resources Director), each in their individual and official capacities.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"Releasors" means Marcus R. Delano, individually and on behalf of his heirs, executors, administrators, successors, and assigns.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"RSU" means a Restricted Stock Unit as defined under the Greenleaf 2021 Equity Incentive Plan, as amended from time to time.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"Settlement Payment" means the aggregate payments and other consideration described in Section 3 of this Agreement.</w:t>
      </w:r>
    </w:p>
    <w:p>
      <w:pPr>
        <w:keepNext/>
        <w:spacing w:line="276" w:lineRule="auto" w:before="200" w:after="80"/>
        <w:ind w:left="0"/>
      </w:pPr>
      <w:r>
        <w:rPr>
          <w:rFonts w:ascii="Times New Roman" w:hAnsi="Times New Roman"/>
          <w:b/>
          <w:color w:val="000000"/>
          <w:sz w:val="22"/>
        </w:rPr>
        <w:t>Section 2. Separation of Employment</w:t>
      </w:r>
    </w:p>
    <w:p>
      <w:pPr>
        <w:spacing w:line="276" w:lineRule="auto" w:before="0" w:after="120"/>
        <w:jc w:val="both"/>
      </w:pPr>
      <w:r>
        <w:rPr>
          <w:rFonts w:ascii="Times New Roman" w:hAnsi="Times New Roman"/>
          <w:color w:val="000000"/>
          <w:sz w:val="22"/>
        </w:rPr>
        <w:t xml:space="preserve">The Parties acknowledge and agree that Delano's employment with Greenleaf terminated effective March 14, 2025 (the "Separation Date"). Delano's last day physically present at Greenleaf's offices was February 10, 2025, the date on which Delano was placed on paid administrative leave. Delano confirms that he has received all wages, salary, and compensation earned through the Separation Date, including payment for all accrued but unused paid time off </w:t>
      </w:r>
      <w:del w:id="1020" w:author="Greenleaf Legal Review" w:date="2025-05-15T00:00:00Z">
        <w:r>
          <w:rPr>
            <w:rFonts w:ascii="Times New Roman" w:hAnsi="Times New Roman"/>
            <w:color w:val="000000"/>
            <w:sz w:val="22"/>
          </w:rPr>
          <w:delText xml:space="preserve">("PTO"),</w:delText>
        </w:r>
      </w:del>
      <w:ins w:id="1021" w:author="Greenleaf Legal Review" w:date="2025-05-15T00:00:00Z">
        <w:r>
          <w:rPr>
            <w:rFonts w:ascii="Times New Roman" w:hAnsi="Times New Roman"/>
            <w:color w:val="000000"/>
            <w:sz w:val="22"/>
          </w:rPr>
          <w:t xml:space="preserve">("PTO"). The Parties further acknowledge that Delano's performance-based bonus for calendar year 2024 had not been determined or paid as of the Separation Date, and the Parties agree that any and all claims relating to such 2024 bonus, including any claim that such bonus was earned, accrued, or is owed, are fully and finally resolved and released pursuant to this Agreement,</w:t>
        </w:r>
      </w:ins>
      <w:r>
        <w:rPr>
          <w:rFonts w:ascii="Times New Roman" w:hAnsi="Times New Roman"/>
          <w:color w:val="000000"/>
          <w:sz w:val="22"/>
        </w:rPr>
        <w:t xml:space="preserve"> and that</w:t>
      </w:r>
      <w:ins w:id="1022" w:author="Greenleaf Legal Review" w:date="2025-05-15T00:00:00Z">
        <w:r>
          <w:rPr>
            <w:rFonts w:ascii="Times New Roman" w:hAnsi="Times New Roman"/>
            <w:color w:val="000000"/>
            <w:sz w:val="22"/>
          </w:rPr>
          <w:t xml:space="preserve"> the Settlement Payment set forth in Section 3 includes consideration for the release of any and all such bonus claims. Except as specifically provided in this Agreement,</w:t>
        </w:r>
      </w:ins>
      <w:r>
        <w:rPr>
          <w:rFonts w:ascii="Times New Roman" w:hAnsi="Times New Roman"/>
          <w:color w:val="000000"/>
          <w:sz w:val="22"/>
        </w:rPr>
        <w:t xml:space="preserve"> no further wages, salary, commissions, bonuses, or benefits of any kind are owed to Delano by </w:t>
      </w:r>
      <w:del w:id="1023" w:author="Greenleaf Legal Review" w:date="2025-05-15T00:00:00Z">
        <w:r>
          <w:rPr>
            <w:rFonts w:ascii="Times New Roman" w:hAnsi="Times New Roman"/>
            <w:color w:val="000000"/>
            <w:sz w:val="22"/>
          </w:rPr>
          <w:delText xml:space="preserve">Greenleaf except as specifically provided in this Agreement.</w:delText>
        </w:r>
      </w:del>
      <w:ins w:id="1024" w:author="Greenleaf Legal Review" w:date="2025-05-15T00:00:00Z">
        <w:r>
          <w:rPr>
            <w:rFonts w:ascii="Times New Roman" w:hAnsi="Times New Roman"/>
            <w:color w:val="000000"/>
            <w:sz w:val="22"/>
          </w:rPr>
          <w:t xml:space="preserve">Greenleaf.</w:t>
        </w:r>
      </w:ins>
      <w:r>
        <w:rPr>
          <w:rFonts w:ascii="Times New Roman" w:hAnsi="Times New Roman"/>
          <w:color w:val="000000"/>
          <w:sz w:val="22"/>
        </w:rPr>
        <w:t xml:space="preserve"> Greenleaf shall provide Delano with information regarding continuation of health insurance benefits under the Consolidated Omnibus Budget Reconciliation Act ("COBRA") within the timeframes required by applicable federal and state law. The Parties acknowledge that the terms of this Section 2 are not in dispute.</w:t>
      </w:r>
    </w:p>
    <w:p>
      <w:pPr>
        <w:keepNext/>
        <w:spacing w:line="276" w:lineRule="auto" w:before="200" w:after="80"/>
        <w:ind w:left="0"/>
      </w:pPr>
      <w:r>
        <w:rPr>
          <w:rFonts w:ascii="Times New Roman" w:hAnsi="Times New Roman"/>
          <w:b/>
          <w:color w:val="000000"/>
          <w:sz w:val="22"/>
        </w:rPr>
        <w:t>Section 3. Settlement Consideration</w:t>
      </w:r>
    </w:p>
    <w:p>
      <w:pPr>
        <w:spacing w:line="276" w:lineRule="auto" w:before="0" w:after="120"/>
        <w:jc w:val="both"/>
      </w:pPr>
      <w:r>
        <w:rPr>
          <w:rFonts w:ascii="Times New Roman" w:hAnsi="Times New Roman"/>
          <w:color w:val="000000"/>
          <w:sz w:val="22"/>
        </w:rPr>
        <w:t>In consideration of the promises, covenants, releases, and agreements set forth herein, Greenleaf agrees to provide Delano with the following Settlement Payment:</w:t>
      </w:r>
    </w:p>
    <w:p>
      <w:pPr>
        <w:spacing w:line="276" w:lineRule="auto" w:before="0" w:after="120"/>
        <w:jc w:val="both"/>
      </w:pPr>
      <w:r>
        <w:rPr>
          <w:rFonts w:ascii="Times New Roman" w:hAnsi="Times New Roman"/>
          <w:b/>
          <w:color w:val="000000"/>
          <w:sz w:val="22"/>
        </w:rPr>
        <w:t>(a) Compensatory Damages Payment.</w:t>
      </w:r>
      <w:r>
        <w:rPr>
          <w:rFonts w:ascii="Times New Roman" w:hAnsi="Times New Roman"/>
          <w:color w:val="000000"/>
          <w:sz w:val="22"/>
        </w:rPr>
        <w:t xml:space="preserve"> Greenleaf shall pay to Delano the sum of Two Hundred Seventy-Five Thousand Dollars ($275,000.00) as compensatory damages for alleged emotional distress, reputational harm, and other non-wage losses sustained by Delano in connection with the claims resolved by this Agreement. This amount shall be treated as non-wage income and shall be reported on IRS Form 1099-MISC issued to Delano. This payment shall not be subject to federal, state, or local payroll tax withholding, and Delano shall be solely responsible for the payment of any taxes due on this amount. Payment shall be made within fourteen (14) calendar days of the Effective Date by wire transfer to an account designated by Delano in writing or, at Greenleaf's election, by company check delivered to Delano at the address set forth in the Preamble.</w:t>
      </w:r>
    </w:p>
    <w:p>
      <w:pPr>
        <w:spacing w:line="276" w:lineRule="auto" w:before="0" w:after="120"/>
        <w:jc w:val="both"/>
      </w:pPr>
      <w:r>
        <w:rPr>
          <w:rFonts w:ascii="Times New Roman" w:hAnsi="Times New Roman"/>
          <w:b/>
          <w:color w:val="000000"/>
          <w:sz w:val="22"/>
        </w:rPr>
        <w:t>(b) Back Pay.</w:t>
      </w:r>
      <w:r>
        <w:rPr>
          <w:rFonts w:ascii="Times New Roman" w:hAnsi="Times New Roman"/>
          <w:color w:val="000000"/>
          <w:sz w:val="22"/>
        </w:rPr>
        <w:t xml:space="preserve"> Greenleaf shall pay to Delano the sum of One Hundred Twenty-Five Thousand Dollars ($125,000.00) as back pay representing lost wages from the Separation Date through the Effective Date. This amount shall be treated as wage income and shall be subject to all applicable federal, state, and local payroll tax withholdings, including without limitation FICA (Social Security and Medicare), federal income tax withholding, and Oregon state income tax withholding. Greenleaf shall report this payment on IRS Form W-2 for the applicable tax year. Payment of the net amount (after all applicable withholdings) shall be made within fourteen (14) calendar days of the Effective Date by the same method described in Section 3(a).</w:t>
      </w:r>
    </w:p>
    <w:p>
      <w:pPr>
        <w:spacing w:line="276" w:lineRule="auto" w:before="0" w:after="120"/>
        <w:jc w:val="both"/>
      </w:pPr>
      <w:r>
        <w:rPr>
          <w:rFonts w:ascii="Times New Roman" w:hAnsi="Times New Roman"/>
          <w:b/>
          <w:color w:val="000000"/>
          <w:sz w:val="22"/>
        </w:rPr>
        <w:t>(c) Attorney Fees and Costs.</w:t>
      </w:r>
      <w:r>
        <w:rPr>
          <w:rFonts w:ascii="Times New Roman" w:hAnsi="Times New Roman"/>
          <w:color w:val="000000"/>
          <w:sz w:val="22"/>
        </w:rPr>
        <w:t xml:space="preserve"> Greenleaf shall pay the sum of Seventy-Five Thousand Dollars ($75,000.00) directly to Engel &amp; Associates, P.C., 700 SW Taylor Street, Suite 400, Portland, OR 97205, as and for Delano's attorney fees and costs incurred in connection with the investigation, pursuit, and resolution of the claims resolved by this Agreement. This payment shall be reported on IRS Form 1099-NEC issued to Engel &amp; Associates, P.C., at its federal Tax Identification Number. Payment shall be made within fourteen (14) calendar days of the Effective Date by wire transfer or company check delivered to Engel &amp; Associates, P.C., at the address set forth above.</w:t>
      </w:r>
    </w:p>
    <w:p>
      <w:pPr>
        <w:spacing w:line="276" w:lineRule="auto" w:before="0" w:after="120"/>
        <w:jc w:val="both"/>
      </w:pPr>
      <w:r>
        <w:rPr>
          <w:rFonts w:ascii="Times New Roman" w:hAnsi="Times New Roman"/>
          <w:b/>
          <w:color w:val="000000"/>
          <w:sz w:val="22"/>
        </w:rPr>
        <w:t xml:space="preserve">(d) Accelerated Vesting of Restricted Stock Units.</w:t>
      </w:r>
      <w:r>
        <w:rPr>
          <w:rFonts w:ascii="Times New Roman" w:hAnsi="Times New Roman"/>
          <w:color w:val="000000"/>
          <w:sz w:val="22"/>
        </w:rPr>
        <w:t xml:space="preserve"> Greenleaf shall cause the </w:t>
      </w:r>
      <w:del w:id="1025" w:author="Greenleaf Legal Review" w:date="2025-05-15T00:00:00Z">
        <w:r>
          <w:rPr>
            <w:rFonts w:ascii="Times New Roman" w:hAnsi="Times New Roman"/>
            <w:color w:val="000000"/>
            <w:sz w:val="22"/>
          </w:rPr>
          <w:delText xml:space="preserve">immediate</w:delText>
        </w:r>
      </w:del>
      <w:ins w:id="1026" w:author="Greenleaf Legal Review" w:date="2025-05-15T00:00:00Z">
        <w:r>
          <w:rPr>
            <w:rFonts w:ascii="Times New Roman" w:hAnsi="Times New Roman"/>
            <w:color w:val="000000"/>
            <w:sz w:val="22"/>
          </w:rPr>
          <w:t xml:space="preserve">Compensation Committee of its Board of Directors to approve, and upon such approval shall cause the</w:t>
        </w:r>
      </w:ins>
      <w:r>
        <w:rPr>
          <w:rFonts w:ascii="Times New Roman" w:hAnsi="Times New Roman"/>
          <w:color w:val="000000"/>
          <w:sz w:val="22"/>
        </w:rPr>
        <w:t xml:space="preserve"> accelerated vesting </w:t>
      </w:r>
      <w:del w:id="1027" w:author="Greenleaf Legal Review" w:date="2025-05-15T00:00:00Z">
        <w:r>
          <w:rPr>
            <w:rFonts w:ascii="Times New Roman" w:hAnsi="Times New Roman"/>
            <w:color w:val="000000"/>
            <w:sz w:val="22"/>
          </w:rPr>
          <w:delText xml:space="preserve">of</w:delText>
        </w:r>
      </w:del>
      <w:ins w:id="1028" w:author="Greenleaf Legal Review" w:date="2025-05-15T00:00:00Z">
        <w:r>
          <w:rPr>
            <w:rFonts w:ascii="Times New Roman" w:hAnsi="Times New Roman"/>
            <w:color w:val="000000"/>
            <w:sz w:val="22"/>
          </w:rPr>
          <w:t xml:space="preserve">of,</w:t>
        </w:r>
      </w:ins>
      <w:r>
        <w:rPr>
          <w:rFonts w:ascii="Times New Roman" w:hAnsi="Times New Roman"/>
          <w:color w:val="000000"/>
          <w:sz w:val="22"/>
        </w:rPr>
        <w:t xml:space="preserve"> Five Thousand (5,000) Restricted Stock Units </w:t>
      </w:r>
      <w:del w:id="1029" w:author="Greenleaf Legal Review" w:date="2025-05-15T00:00:00Z">
        <w:r>
          <w:rPr>
            <w:rFonts w:ascii="Times New Roman" w:hAnsi="Times New Roman"/>
            <w:color w:val="000000"/>
            <w:sz w:val="22"/>
          </w:rPr>
          <w:delText xml:space="preserve">previously</w:delText>
        </w:r>
      </w:del>
      <w:ins w:id="1030" w:author="Greenleaf Legal Review" w:date="2025-05-15T00:00:00Z">
        <w:r>
          <w:rPr>
            <w:rFonts w:ascii="Times New Roman" w:hAnsi="Times New Roman"/>
            <w:color w:val="000000"/>
            <w:sz w:val="22"/>
          </w:rPr>
          <w:t xml:space="preserve">that were</w:t>
        </w:r>
      </w:ins>
      <w:r>
        <w:rPr>
          <w:rFonts w:ascii="Times New Roman" w:hAnsi="Times New Roman"/>
          <w:color w:val="000000"/>
          <w:sz w:val="22"/>
        </w:rPr>
        <w:t xml:space="preserve"> granted to Delano under the Greenleaf 2021 Equity Incentive Plan pursuant to the RSU Grant Agreement dated July 1, 2022 (the "RSU </w:t>
      </w:r>
      <w:del w:id="1031" w:author="Greenleaf Legal Review" w:date="2025-05-15T00:00:00Z">
        <w:r>
          <w:rPr>
            <w:rFonts w:ascii="Times New Roman" w:hAnsi="Times New Roman"/>
            <w:color w:val="000000"/>
            <w:sz w:val="22"/>
          </w:rPr>
          <w:delText xml:space="preserve">Grant").</w:delText>
        </w:r>
      </w:del>
      <w:ins w:id="1032" w:author="Greenleaf Legal Review" w:date="2025-05-15T00:00:00Z">
        <w:r>
          <w:rPr>
            <w:rFonts w:ascii="Times New Roman" w:hAnsi="Times New Roman"/>
            <w:color w:val="000000"/>
            <w:sz w:val="22"/>
          </w:rPr>
          <w:t xml:space="preserve">Grant") and that were forfeited upon Delano's termination of employment on the Separation Date. The Parties acknowledge that the Compensation Committee possesses discretionary authority to approve such accelerated vesting in connection with this Agreement. Greenleaf represents that it shall use commercially reasonable efforts to obtain such approval, and in the event the Compensation Committee does not approve the accelerated vesting within thirty (30) calendar days of the Effective Date, Greenleaf shall pay Delano a lump-sum cash amount of Sixty-Two Thousand Five Hundred Dollars ($62,500.00) in lieu of the RSU acceleration, within fourteen (14) calendar days following such determination.</w:t>
        </w:r>
      </w:ins>
      <w:r>
        <w:rPr>
          <w:rFonts w:ascii="Times New Roman" w:hAnsi="Times New Roman"/>
          <w:color w:val="000000"/>
          <w:sz w:val="22"/>
        </w:rPr>
        <w:t xml:space="preserve"> The Parties agree that for purposes of this Agreement, the fair market value of each RSU is </w:t>
      </w:r>
      <w:del w:id="1033" w:author="Greenleaf Legal Review" w:date="2025-05-15T00:00:00Z">
        <w:r>
          <w:rPr>
            <w:rFonts w:ascii="Times New Roman" w:hAnsi="Times New Roman"/>
            <w:color w:val="000000"/>
            <w:sz w:val="22"/>
          </w:rPr>
          <w:delText xml:space="preserve">Ten</w:delText>
        </w:r>
      </w:del>
      <w:ins w:id="1034" w:author="Greenleaf Legal Review" w:date="2025-05-15T00:00:00Z">
        <w:r>
          <w:rPr>
            <w:rFonts w:ascii="Times New Roman" w:hAnsi="Times New Roman"/>
            <w:color w:val="000000"/>
            <w:sz w:val="22"/>
          </w:rPr>
          <w:t xml:space="preserve">Twelve</w:t>
        </w:r>
      </w:ins>
      <w:r>
        <w:rPr>
          <w:rFonts w:ascii="Times New Roman" w:hAnsi="Times New Roman"/>
          <w:color w:val="000000"/>
          <w:sz w:val="22"/>
        </w:rPr>
        <w:t xml:space="preserve"> Dollars </w:t>
      </w:r>
      <w:del w:id="1035" w:author="Greenleaf Legal Review" w:date="2025-05-15T00:00:00Z">
        <w:r>
          <w:rPr>
            <w:rFonts w:ascii="Times New Roman" w:hAnsi="Times New Roman"/>
            <w:color w:val="000000"/>
            <w:sz w:val="22"/>
          </w:rPr>
          <w:delText xml:space="preserve">($10.00)</w:delText>
        </w:r>
      </w:del>
      <w:ins w:id="1036" w:author="Greenleaf Legal Review" w:date="2025-05-15T00:00:00Z">
        <w:r>
          <w:rPr>
            <w:rFonts w:ascii="Times New Roman" w:hAnsi="Times New Roman"/>
            <w:color w:val="000000"/>
            <w:sz w:val="22"/>
          </w:rPr>
          <w:t xml:space="preserve">and Fifty Cents ($12.50)</w:t>
        </w:r>
      </w:ins>
      <w:r>
        <w:rPr>
          <w:rFonts w:ascii="Times New Roman" w:hAnsi="Times New Roman"/>
          <w:color w:val="000000"/>
          <w:sz w:val="22"/>
        </w:rPr>
        <w:t xml:space="preserve"> per share, based on the most recent independent </w:t>
      </w:r>
      <w:ins w:id="1037" w:author="Greenleaf Legal Review" w:date="2025-05-15T00:00:00Z">
        <w:r>
          <w:rPr>
            <w:rFonts w:ascii="Times New Roman" w:hAnsi="Times New Roman"/>
            <w:color w:val="000000"/>
            <w:sz w:val="22"/>
          </w:rPr>
          <w:t xml:space="preserve">409A </w:t>
        </w:r>
      </w:ins>
      <w:r>
        <w:rPr>
          <w:rFonts w:ascii="Times New Roman" w:hAnsi="Times New Roman"/>
          <w:color w:val="000000"/>
          <w:sz w:val="22"/>
        </w:rPr>
        <w:t xml:space="preserve">valuation conducted by Ridgepoint Valuation </w:t>
      </w:r>
      <w:del w:id="1038" w:author="Greenleaf Legal Review" w:date="2025-05-15T00:00:00Z">
        <w:r>
          <w:rPr>
            <w:rFonts w:ascii="Times New Roman" w:hAnsi="Times New Roman"/>
            <w:color w:val="000000"/>
            <w:sz w:val="22"/>
          </w:rPr>
          <w:delText xml:space="preserve">Services,</w:delText>
        </w:r>
      </w:del>
      <w:ins w:id="1039" w:author="Greenleaf Legal Review" w:date="2025-05-15T00:00:00Z">
        <w:r>
          <w:rPr>
            <w:rFonts w:ascii="Times New Roman" w:hAnsi="Times New Roman"/>
            <w:color w:val="000000"/>
            <w:sz w:val="22"/>
          </w:rPr>
          <w:t xml:space="preserve">Services dated January 15, 2025,</w:t>
        </w:r>
      </w:ins>
      <w:r>
        <w:rPr>
          <w:rFonts w:ascii="Times New Roman" w:hAnsi="Times New Roman"/>
          <w:color w:val="000000"/>
          <w:sz w:val="22"/>
        </w:rPr>
        <w:t xml:space="preserve"> representing a total value of </w:t>
      </w:r>
      <w:del w:id="1040" w:author="Greenleaf Legal Review" w:date="2025-05-15T00:00:00Z">
        <w:r>
          <w:rPr>
            <w:rFonts w:ascii="Times New Roman" w:hAnsi="Times New Roman"/>
            <w:color w:val="000000"/>
            <w:sz w:val="22"/>
          </w:rPr>
          <w:delText xml:space="preserve">Fifty</w:delText>
        </w:r>
      </w:del>
      <w:ins w:id="1041" w:author="Greenleaf Legal Review" w:date="2025-05-15T00:00:00Z">
        <w:r>
          <w:rPr>
            <w:rFonts w:ascii="Times New Roman" w:hAnsi="Times New Roman"/>
            <w:color w:val="000000"/>
            <w:sz w:val="22"/>
          </w:rPr>
          <w:t xml:space="preserve">Sixty-Two</w:t>
        </w:r>
      </w:ins>
      <w:r>
        <w:rPr>
          <w:rFonts w:ascii="Times New Roman" w:hAnsi="Times New Roman"/>
          <w:color w:val="000000"/>
          <w:sz w:val="22"/>
        </w:rPr>
        <w:t xml:space="preserve"> Thousand </w:t>
      </w:r>
      <w:ins w:id="1042" w:author="Greenleaf Legal Review" w:date="2025-05-15T00:00:00Z">
        <w:r>
          <w:rPr>
            <w:rFonts w:ascii="Times New Roman" w:hAnsi="Times New Roman"/>
            <w:color w:val="000000"/>
            <w:sz w:val="22"/>
          </w:rPr>
          <w:t xml:space="preserve">Five Hundred </w:t>
        </w:r>
      </w:ins>
      <w:r>
        <w:rPr>
          <w:rFonts w:ascii="Times New Roman" w:hAnsi="Times New Roman"/>
          <w:color w:val="000000"/>
          <w:sz w:val="22"/>
        </w:rPr>
        <w:t xml:space="preserve">Dollars </w:t>
      </w:r>
      <w:del w:id="1043" w:author="Greenleaf Legal Review" w:date="2025-05-15T00:00:00Z">
        <w:r>
          <w:rPr>
            <w:rFonts w:ascii="Times New Roman" w:hAnsi="Times New Roman"/>
            <w:color w:val="000000"/>
            <w:sz w:val="22"/>
          </w:rPr>
          <w:delText xml:space="preserve">($50,000.00).</w:delText>
        </w:r>
      </w:del>
      <w:ins w:id="1044" w:author="Greenleaf Legal Review" w:date="2025-05-15T00:00:00Z">
        <w:r>
          <w:rPr>
            <w:rFonts w:ascii="Times New Roman" w:hAnsi="Times New Roman"/>
            <w:color w:val="000000"/>
            <w:sz w:val="22"/>
          </w:rPr>
          <w:t xml:space="preserve">($62,500.00).</w:t>
        </w:r>
      </w:ins>
      <w:r>
        <w:rPr>
          <w:rFonts w:ascii="Times New Roman" w:hAnsi="Times New Roman"/>
          <w:color w:val="000000"/>
          <w:sz w:val="22"/>
        </w:rPr>
        <w:t xml:space="preserve"> The accelerated RSUs shall vest and be delivered to Delano, or to a brokerage account designated by Delano in writing, within thirty (30) calendar days of the Effective Date. Any tax obligations arising from the accelerated vesting and delivery of the RSUs shall be governed by the terms of the Greenleaf 2021 Equity Incentive Plan and applicable tax law.</w:t>
      </w:r>
    </w:p>
    <w:p>
      <w:pPr>
        <w:spacing w:line="276" w:lineRule="auto" w:before="0" w:after="120"/>
        <w:jc w:val="both"/>
      </w:pPr>
      <w:r>
        <w:rPr>
          <w:rFonts w:ascii="Times New Roman" w:hAnsi="Times New Roman"/>
          <w:b/>
          <w:color w:val="000000"/>
          <w:sz w:val="22"/>
        </w:rPr>
        <w:t xml:space="preserve">(e) Total Settlement Value.</w:t>
      </w:r>
      <w:r>
        <w:rPr>
          <w:rFonts w:ascii="Times New Roman" w:hAnsi="Times New Roman"/>
          <w:color w:val="000000"/>
          <w:sz w:val="22"/>
        </w:rPr>
        <w:t xml:space="preserve"> The aggregate Settlement Payment under this Agreement is Five Hundred </w:t>
      </w:r>
      <w:del w:id="1045" w:author="Greenleaf Legal Review" w:date="2025-05-15T00:00:00Z">
        <w:r>
          <w:rPr>
            <w:rFonts w:ascii="Times New Roman" w:hAnsi="Times New Roman"/>
            <w:color w:val="000000"/>
            <w:sz w:val="22"/>
          </w:rPr>
          <w:delText xml:space="preserve">Twenty-Five</w:delText>
        </w:r>
      </w:del>
      <w:ins w:id="1046" w:author="Greenleaf Legal Review" w:date="2025-05-15T00:00:00Z">
        <w:r>
          <w:rPr>
            <w:rFonts w:ascii="Times New Roman" w:hAnsi="Times New Roman"/>
            <w:color w:val="000000"/>
            <w:sz w:val="22"/>
          </w:rPr>
          <w:t xml:space="preserve">Thirty-Seven</w:t>
        </w:r>
      </w:ins>
      <w:r>
        <w:rPr>
          <w:rFonts w:ascii="Times New Roman" w:hAnsi="Times New Roman"/>
          <w:color w:val="000000"/>
          <w:sz w:val="22"/>
        </w:rPr>
        <w:t xml:space="preserve"> Thousand </w:t>
      </w:r>
      <w:ins w:id="1047" w:author="Greenleaf Legal Review" w:date="2025-05-15T00:00:00Z">
        <w:r>
          <w:rPr>
            <w:rFonts w:ascii="Times New Roman" w:hAnsi="Times New Roman"/>
            <w:color w:val="000000"/>
            <w:sz w:val="22"/>
          </w:rPr>
          <w:t xml:space="preserve">Five Hundred </w:t>
        </w:r>
      </w:ins>
      <w:r>
        <w:rPr>
          <w:rFonts w:ascii="Times New Roman" w:hAnsi="Times New Roman"/>
          <w:color w:val="000000"/>
          <w:sz w:val="22"/>
        </w:rPr>
        <w:t xml:space="preserve">Dollars </w:t>
      </w:r>
      <w:del w:id="1048" w:author="Greenleaf Legal Review" w:date="2025-05-15T00:00:00Z">
        <w:r>
          <w:rPr>
            <w:rFonts w:ascii="Times New Roman" w:hAnsi="Times New Roman"/>
            <w:color w:val="000000"/>
            <w:sz w:val="22"/>
          </w:rPr>
          <w:delText xml:space="preserve">($525,000.00),</w:delText>
        </w:r>
      </w:del>
      <w:ins w:id="1049" w:author="Greenleaf Legal Review" w:date="2025-05-15T00:00:00Z">
        <w:r>
          <w:rPr>
            <w:rFonts w:ascii="Times New Roman" w:hAnsi="Times New Roman"/>
            <w:color w:val="000000"/>
            <w:sz w:val="22"/>
          </w:rPr>
          <w:t xml:space="preserve">($537,500.00),</w:t>
        </w:r>
      </w:ins>
      <w:r>
        <w:rPr>
          <w:rFonts w:ascii="Times New Roman" w:hAnsi="Times New Roman"/>
          <w:color w:val="000000"/>
          <w:sz w:val="22"/>
        </w:rPr>
        <w:t xml:space="preserve"> comprised of the compensatory damages payment ($275,000.00), the back pay payment ($125,000.00), the attorney fees payment ($75,000.00), and the RSU acceleration </w:t>
      </w:r>
      <w:del w:id="1050" w:author="Greenleaf Legal Review" w:date="2025-05-15T00:00:00Z">
        <w:r>
          <w:rPr>
            <w:rFonts w:ascii="Times New Roman" w:hAnsi="Times New Roman"/>
            <w:color w:val="000000"/>
            <w:sz w:val="22"/>
          </w:rPr>
          <w:delText xml:space="preserve">($50,000.00).</w:delText>
        </w:r>
      </w:del>
      <w:ins w:id="1051" w:author="Greenleaf Legal Review" w:date="2025-05-15T00:00:00Z">
        <w:r>
          <w:rPr>
            <w:rFonts w:ascii="Times New Roman" w:hAnsi="Times New Roman"/>
            <w:color w:val="000000"/>
            <w:sz w:val="22"/>
          </w:rPr>
          <w:t xml:space="preserve">($62,500.00).</w:t>
        </w:r>
      </w:ins>
    </w:p>
    <w:p>
      <w:r>
        <w:br w:type="page"/>
      </w:r>
    </w:p>
    <w:p>
      <w:pPr>
        <w:keepNext/>
        <w:spacing w:line="276" w:lineRule="auto" w:before="200" w:after="80"/>
        <w:ind w:left="0"/>
      </w:pPr>
      <w:r>
        <w:rPr>
          <w:rFonts w:ascii="Times New Roman" w:hAnsi="Times New Roman"/>
          <w:b/>
          <w:color w:val="000000"/>
          <w:sz w:val="22"/>
        </w:rPr>
        <w:t>Section 4. General Release of Claims by Delano</w:t>
      </w:r>
    </w:p>
    <w:p>
      <w:pPr>
        <w:spacing w:line="276" w:lineRule="auto" w:before="0" w:after="120"/>
        <w:jc w:val="both"/>
      </w:pPr>
      <w:r>
        <w:rPr>
          <w:rFonts w:ascii="Times New Roman" w:hAnsi="Times New Roman"/>
          <w:color w:val="000000"/>
          <w:sz w:val="22"/>
        </w:rPr>
        <w:t>In consideration of the Settlement Payment and other promises set forth in this Agreement, Delano, for himself and on behalf of each of the Releasors, hereby irrevocably and unconditionally releases, acquits, and forever discharges each of the Releasees from any and all claims, demands, actions, causes of action, suits, debts, dues, sums of money, accounts, reckonings, bonds, bills, covenants, contracts, controversies, agreements, promises, variances, trespasses, damages, judgments, extents, executions, losses, expenses, liabilities, and obligations of every kind and nature whatsoever, whether known or unknown, suspected or unsuspected, accrued or unaccrued, fixed or contingent, that Delano has, has ever had, or may hereafter have against any of the Releasees, arising out of, related to, or in any way connected with Delano's employment with Greenleaf, the terms and conditions of that employment, or the termination thereof, from the beginning of time through the Effective Date.</w:t>
      </w:r>
    </w:p>
    <w:p>
      <w:pPr>
        <w:spacing w:line="276" w:lineRule="auto" w:before="0" w:after="120"/>
        <w:jc w:val="both"/>
      </w:pPr>
      <w:r>
        <w:rPr>
          <w:rFonts w:ascii="Times New Roman" w:hAnsi="Times New Roman"/>
          <w:color w:val="000000"/>
          <w:sz w:val="22"/>
        </w:rPr>
        <w:t>Without limiting the generality of the foregoing release, Delano specifically releases and waives all claims arising under or related to any of the following federal, state, and local statutes, regulations, ordinances, and common law theories, as amended, to the fullest extent permitted by law:</w:t>
      </w:r>
    </w:p>
    <w:p>
      <w:pPr>
        <w:spacing w:line="276" w:lineRule="auto" w:before="0" w:after="120"/>
        <w:ind w:left="432"/>
        <w:jc w:val="both"/>
      </w:pPr>
      <w:r>
        <w:rPr>
          <w:rFonts w:ascii="Times New Roman" w:hAnsi="Times New Roman"/>
          <w:color w:val="000000"/>
          <w:sz w:val="22"/>
        </w:rPr>
        <w:t>(i) Title VII of the Civil Rights Act of 1964, 42 U.S.C. § 2000e et seq.;</w:t>
      </w:r>
    </w:p>
    <w:p>
      <w:pPr>
        <w:spacing w:line="276" w:lineRule="auto" w:before="0" w:after="120"/>
        <w:ind w:left="432"/>
        <w:jc w:val="both"/>
      </w:pPr>
      <w:r>
        <w:rPr>
          <w:rFonts w:ascii="Times New Roman" w:hAnsi="Times New Roman"/>
          <w:color w:val="000000"/>
          <w:sz w:val="22"/>
        </w:rPr>
        <w:t>(ii) the Age Discrimination in Employment Act of 1967 ("ADEA"), 29 U.S.C. § 621 et seq.;</w:t>
      </w:r>
    </w:p>
    <w:p>
      <w:pPr>
        <w:spacing w:line="276" w:lineRule="auto" w:before="0" w:after="120"/>
        <w:ind w:left="432"/>
        <w:jc w:val="both"/>
      </w:pPr>
      <w:r>
        <w:rPr>
          <w:rFonts w:ascii="Times New Roman" w:hAnsi="Times New Roman"/>
          <w:color w:val="000000"/>
          <w:sz w:val="22"/>
        </w:rPr>
        <w:t>(iii) the Americans with Disabilities Act ("ADA"), 42 U.S.C. § 12101 et seq.;</w:t>
      </w:r>
    </w:p>
    <w:p>
      <w:pPr>
        <w:spacing w:line="276" w:lineRule="auto" w:before="0" w:after="120"/>
        <w:ind w:left="432"/>
        <w:jc w:val="both"/>
      </w:pPr>
      <w:r>
        <w:rPr>
          <w:rFonts w:ascii="Times New Roman" w:hAnsi="Times New Roman"/>
          <w:color w:val="000000"/>
          <w:sz w:val="22"/>
        </w:rPr>
        <w:t>(iv) the Family and Medical Leave Act ("FMLA"), 29 U.S.C. § 2601 et seq.;</w:t>
      </w:r>
    </w:p>
    <w:p>
      <w:pPr>
        <w:spacing w:line="276" w:lineRule="auto" w:before="0" w:after="120"/>
        <w:ind w:left="432"/>
        <w:jc w:val="both"/>
      </w:pPr>
      <w:r>
        <w:rPr>
          <w:rFonts w:ascii="Times New Roman" w:hAnsi="Times New Roman"/>
          <w:color w:val="000000"/>
          <w:sz w:val="22"/>
        </w:rPr>
        <w:t>(v) the Employee Retirement Income Security Act ("ERISA"), 29 U.S.C. § 1001 et seq.;</w:t>
      </w:r>
    </w:p>
    <w:p>
      <w:pPr>
        <w:spacing w:line="276" w:lineRule="auto" w:before="0" w:after="120"/>
        <w:ind w:left="432"/>
        <w:jc w:val="both"/>
      </w:pPr>
      <w:r>
        <w:rPr>
          <w:rFonts w:ascii="Times New Roman" w:hAnsi="Times New Roman"/>
          <w:color w:val="000000"/>
          <w:sz w:val="22"/>
        </w:rPr>
        <w:t>(vi) the Equal Pay Act, 29 U.S.C. § 206(d);</w:t>
      </w:r>
    </w:p>
    <w:p>
      <w:pPr>
        <w:spacing w:line="276" w:lineRule="auto" w:before="0" w:after="120"/>
        <w:ind w:left="432"/>
        <w:jc w:val="both"/>
      </w:pPr>
      <w:r>
        <w:rPr>
          <w:rFonts w:ascii="Times New Roman" w:hAnsi="Times New Roman"/>
          <w:color w:val="000000"/>
          <w:sz w:val="22"/>
        </w:rPr>
        <w:t>(vii) the Genetic Information Nondiscrimination Act ("GINA"), 42 U.S.C. § 2000ff et seq.;</w:t>
      </w:r>
    </w:p>
    <w:p>
      <w:pPr>
        <w:spacing w:line="276" w:lineRule="auto" w:before="0" w:after="120"/>
        <w:ind w:left="432"/>
        <w:jc w:val="both"/>
      </w:pPr>
      <w:r>
        <w:rPr>
          <w:rFonts w:ascii="Times New Roman" w:hAnsi="Times New Roman"/>
          <w:color w:val="000000"/>
          <w:sz w:val="22"/>
        </w:rPr>
        <w:t>(viii) 42 U.S.C. §§ 1981 and 1983;</w:t>
      </w:r>
    </w:p>
    <w:p>
      <w:pPr>
        <w:spacing w:line="276" w:lineRule="auto" w:before="0" w:after="120"/>
        <w:ind w:left="432"/>
        <w:jc w:val="both"/>
      </w:pPr>
      <w:r>
        <w:rPr>
          <w:rFonts w:ascii="Times New Roman" w:hAnsi="Times New Roman"/>
          <w:color w:val="000000"/>
          <w:sz w:val="22"/>
        </w:rPr>
        <w:t>(ix) the Oregon Workplace Fairness Act and Oregon's employment discrimination statutes, ORS Chapter 659A;</w:t>
      </w:r>
    </w:p>
    <w:p>
      <w:pPr>
        <w:spacing w:line="276" w:lineRule="auto" w:before="0" w:after="120"/>
        <w:ind w:left="432"/>
        <w:jc w:val="both"/>
      </w:pPr>
      <w:r>
        <w:rPr>
          <w:rFonts w:ascii="Times New Roman" w:hAnsi="Times New Roman"/>
          <w:color w:val="000000"/>
          <w:sz w:val="22"/>
        </w:rPr>
        <w:t>(x) Oregon whistleblower protection statutes, including ORS 654.062(5);</w:t>
      </w:r>
    </w:p>
    <w:p>
      <w:pPr>
        <w:spacing w:line="276" w:lineRule="auto" w:before="0" w:after="120"/>
        <w:ind w:left="432"/>
        <w:jc w:val="both"/>
      </w:pPr>
      <w:r>
        <w:rPr>
          <w:rFonts w:ascii="Times New Roman" w:hAnsi="Times New Roman"/>
          <w:color w:val="000000"/>
          <w:sz w:val="22"/>
        </w:rPr>
        <w:t>(xi) Oregon wage and hour laws, including ORS Chapter 652 and ORS Chapter 653;</w:t>
      </w:r>
    </w:p>
    <w:p>
      <w:pPr>
        <w:spacing w:line="276" w:lineRule="auto" w:before="0" w:after="120"/>
        <w:ind w:left="432"/>
        <w:jc w:val="both"/>
      </w:pPr>
      <w:r>
        <w:rPr>
          <w:rFonts w:ascii="Times New Roman" w:hAnsi="Times New Roman"/>
          <w:color w:val="000000"/>
          <w:sz w:val="22"/>
        </w:rPr>
        <w:t>(xii) workers' compensation claims under ORS Chapter 656;</w:t>
      </w:r>
    </w:p>
    <w:p>
      <w:pPr>
        <w:spacing w:line="276" w:lineRule="auto" w:before="0" w:after="120"/>
        <w:ind w:left="432"/>
        <w:jc w:val="both"/>
      </w:pPr>
      <w:r>
        <w:rPr>
          <w:rFonts w:ascii="Times New Roman" w:hAnsi="Times New Roman"/>
          <w:color w:val="000000"/>
          <w:sz w:val="22"/>
        </w:rPr>
        <w:t>(xiii) any other federal, state, or local statute, regulation, ordinance, executive order, or constitutional provision relating to employment, employment discrimination, retaliation, wages, benefits, or conditions of employment; and</w:t>
      </w:r>
    </w:p>
    <w:p>
      <w:pPr>
        <w:spacing w:line="276" w:lineRule="auto" w:before="0" w:after="120"/>
        <w:ind w:left="432"/>
        <w:jc w:val="both"/>
      </w:pPr>
      <w:r>
        <w:rPr>
          <w:rFonts w:ascii="Times New Roman" w:hAnsi="Times New Roman"/>
          <w:color w:val="000000"/>
          <w:sz w:val="22"/>
        </w:rPr>
        <w:t>(xiv) any and all claims arising under common law, including but not limited to breach of contract (express or implied), breach of the implied covenant of good faith and fair dealing, tortious interference, defamation, slander, libel, fraud, fraudulent inducement, negligent misrepresentation, negligence, wrongful discharge, intentional infliction of emotional distress, negligent infliction of emotional distress, invasion of privacy, and promissory estoppel.</w:t>
      </w:r>
    </w:p>
    <w:p>
      <w:pPr>
        <w:spacing w:line="276" w:lineRule="auto" w:before="0" w:after="120"/>
        <w:jc w:val="both"/>
      </w:pPr>
      <w:r>
        <w:rPr>
          <w:rFonts w:ascii="Times New Roman" w:hAnsi="Times New Roman"/>
          <w:color w:val="000000"/>
          <w:sz w:val="22"/>
        </w:rPr>
        <w:t>Delano acknowledges that he may hereafter discover facts different from or in addition to those that he currently knows or believes to be true with respect to the claims released herein, and Delano expressly agrees that this release shall remain effective in all respects notwithstanding any such discovery. Delano hereby expressly waives any and all rights he may have under any statute or common law principle that would otherwise limit the scope of this release to those claims actually known or suspected to exist at the time of execution of this Agreement.</w:t>
      </w:r>
    </w:p>
    <w:p>
      <w:pPr>
        <w:keepNext/>
        <w:spacing w:line="276" w:lineRule="auto" w:before="200" w:after="80"/>
        <w:ind w:left="0"/>
      </w:pPr>
      <w:r>
        <w:rPr>
          <w:rFonts w:ascii="Times New Roman" w:hAnsi="Times New Roman"/>
          <w:b/>
          <w:color w:val="000000"/>
          <w:sz w:val="22"/>
        </w:rPr>
        <w:t>Section 5. ADEA / Age Discrimination Specific Release</w:t>
      </w:r>
    </w:p>
    <w:p>
      <w:pPr>
        <w:spacing w:line="276" w:lineRule="auto" w:before="0" w:after="120"/>
        <w:jc w:val="both"/>
      </w:pPr>
      <w:r>
        <w:rPr>
          <w:rFonts w:ascii="Times New Roman" w:hAnsi="Times New Roman"/>
          <w:color w:val="000000"/>
          <w:sz w:val="22"/>
        </w:rPr>
        <w:t>Delano acknowledges that he is knowingly and voluntarily waiving and releasing any and all rights or claims he may have under the Age Discrimination in Employment Act of 1967 ("ADEA"), as amended by the Older Workers Benefit Protection Act ("OWBPA"), 29 U.S.C. § 621 et seq. Delano further acknowledges and agrees as follows:</w:t>
      </w:r>
    </w:p>
    <w:p>
      <w:pPr>
        <w:spacing w:line="276" w:lineRule="auto" w:before="0" w:after="120"/>
        <w:ind w:left="432"/>
        <w:jc w:val="both"/>
      </w:pPr>
      <w:r>
        <w:rPr>
          <w:rFonts w:ascii="Times New Roman" w:hAnsi="Times New Roman"/>
          <w:color w:val="000000"/>
          <w:sz w:val="22"/>
        </w:rPr>
        <w:t>(a) Delano has read this Agreement in its entirety, understands each of its terms and provisions, and agrees to be bound hereby.</w:t>
      </w:r>
    </w:p>
    <w:p>
      <w:pPr>
        <w:spacing w:line="276" w:lineRule="auto" w:before="0" w:after="120"/>
        <w:ind w:left="432"/>
        <w:jc w:val="both"/>
      </w:pPr>
      <w:r>
        <w:rPr>
          <w:rFonts w:ascii="Times New Roman" w:hAnsi="Times New Roman"/>
          <w:color w:val="000000"/>
          <w:sz w:val="22"/>
        </w:rPr>
        <w:t>(b) The consideration provided to Delano under Section 3 of this Agreement exceeds anything of value to which Delano is already entitled and constitutes adequate and sufficient consideration for the release of ADEA claims contained herein.</w:t>
      </w:r>
    </w:p>
    <w:p>
      <w:pPr>
        <w:spacing w:line="276" w:lineRule="auto" w:before="0" w:after="120"/>
        <w:ind w:left="432"/>
        <w:jc w:val="both"/>
      </w:pPr>
      <w:r>
        <w:rPr>
          <w:rFonts w:ascii="Times New Roman" w:hAnsi="Times New Roman"/>
          <w:color w:val="000000"/>
          <w:sz w:val="22"/>
        </w:rPr>
        <w:t xml:space="preserve">(c) Delano has been given a period of </w:t>
      </w:r>
      <w:del w:id="1052" w:author="Greenleaf Legal Review" w:date="2025-05-15T00:00:00Z">
        <w:r>
          <w:rPr>
            <w:rFonts w:ascii="Times New Roman" w:hAnsi="Times New Roman"/>
            <w:color w:val="000000"/>
            <w:sz w:val="22"/>
          </w:rPr>
          <w:delText xml:space="preserve">fourteen</w:delText>
        </w:r>
      </w:del>
      <w:ins w:id="1053" w:author="Greenleaf Legal Review" w:date="2025-05-15T00:00:00Z">
        <w:r>
          <w:rPr>
            <w:rFonts w:ascii="Times New Roman" w:hAnsi="Times New Roman"/>
            <w:color w:val="000000"/>
            <w:sz w:val="22"/>
          </w:rPr>
          <w:t xml:space="preserve">twenty-one</w:t>
        </w:r>
      </w:ins>
      <w:r>
        <w:rPr>
          <w:rFonts w:ascii="Times New Roman" w:hAnsi="Times New Roman"/>
          <w:color w:val="000000"/>
          <w:sz w:val="22"/>
        </w:rPr>
        <w:t xml:space="preserve"> </w:t>
      </w:r>
      <w:del w:id="1054" w:author="Greenleaf Legal Review" w:date="2025-05-15T00:00:00Z">
        <w:r>
          <w:rPr>
            <w:rFonts w:ascii="Times New Roman" w:hAnsi="Times New Roman"/>
            <w:color w:val="000000"/>
            <w:sz w:val="22"/>
          </w:rPr>
          <w:delText xml:space="preserve">(14)</w:delText>
        </w:r>
      </w:del>
      <w:ins w:id="1055" w:author="Greenleaf Legal Review" w:date="2025-05-15T00:00:00Z">
        <w:r>
          <w:rPr>
            <w:rFonts w:ascii="Times New Roman" w:hAnsi="Times New Roman"/>
            <w:color w:val="000000"/>
            <w:sz w:val="22"/>
          </w:rPr>
          <w:t xml:space="preserve">(21)</w:t>
        </w:r>
      </w:ins>
      <w:r>
        <w:rPr>
          <w:rFonts w:ascii="Times New Roman" w:hAnsi="Times New Roman"/>
          <w:color w:val="000000"/>
          <w:sz w:val="22"/>
        </w:rPr>
        <w:t xml:space="preserve"> calendar days from the date of receipt of this Agreement within which to consider whether to execute it, which Delano acknowledges is a sufficient and reasonable period of time.</w:t>
      </w:r>
      <w:ins w:id="1056" w:author="Greenleaf Legal Review" w:date="2025-05-15T00:00:00Z">
        <w:r>
          <w:rPr>
            <w:rFonts w:ascii="Times New Roman" w:hAnsi="Times New Roman"/>
            <w:color w:val="000000"/>
            <w:sz w:val="22"/>
          </w:rPr>
          <w:t xml:space="preserve"> Delano acknowledges that he may use as much or as little of this twenty-one (21) day period as he wishes and that his decision to execute this Agreement prior to the expiration of such period is knowing and voluntary.</w:t>
        </w:r>
      </w:ins>
    </w:p>
    <w:p>
      <w:pPr>
        <w:spacing w:line="276" w:lineRule="auto" w:before="0" w:after="120"/>
        <w:ind w:left="432"/>
        <w:jc w:val="both"/>
      </w:pPr>
      <w:r>
        <w:rPr>
          <w:rFonts w:ascii="Times New Roman" w:hAnsi="Times New Roman"/>
          <w:color w:val="000000"/>
          <w:sz w:val="22"/>
        </w:rPr>
        <w:t>(d) Delano is entering into this Agreement of his own free will and volition, without coercion, duress, threat, or undue pressure from any person or entity, and with full knowledge of its terms, effects, and consequences.</w:t>
      </w:r>
    </w:p>
    <w:p>
      <w:pPr>
        <w:spacing w:line="276" w:lineRule="auto" w:before="0" w:after="120"/>
        <w:ind w:left="432"/>
        <w:jc w:val="both"/>
      </w:pPr>
      <w:r>
        <w:rPr>
          <w:rFonts w:ascii="Times New Roman" w:hAnsi="Times New Roman"/>
          <w:color w:val="000000"/>
          <w:sz w:val="22"/>
        </w:rPr>
        <w:t>(e) Delano acknowledges that this Agreement is written in a manner calculated to be understood by him and that he, in fact, understands the terms, conditions, and effect of this Agreement.</w:t>
      </w:r>
    </w:p>
    <w:p>
      <w:pPr>
        <w:spacing w:line="276" w:lineRule="auto" w:before="0" w:after="120"/>
        <w:ind w:left="432"/>
        <w:jc w:val="both"/>
      </w:pPr>
      <w:r>
        <w:rPr>
          <w:rFonts w:ascii="Times New Roman" w:hAnsi="Times New Roman"/>
          <w:color w:val="000000"/>
          <w:sz w:val="22"/>
        </w:rPr>
        <w:t>(f) Delano has not been coerced, threatened, or otherwise pressured into signing this Agreement, and Delano's decision to execute this Agreement has been made freely, knowingly, and voluntarily.</w:t>
      </w:r>
    </w:p>
    <w:p>
      <w:pPr>
        <w:spacing w:line="276" w:lineRule="auto" w:before="0" w:after="120"/>
        <w:ind w:left="432"/>
        <w:jc w:val="both"/>
        <w:rPr>
          <w:ins w:id="1085" w:author="Greenleaf Legal Review" w:date="2025-05-15T00:00:00Z"/>
        </w:rPr>
      </w:pPr>
      <w:ins w:id="1086" w:author="Greenleaf Legal Review" w:date="2025-05-15T00:00:00Z">
        <w:r>
          <w:rPr>
            <w:rFonts w:ascii="Times New Roman" w:hAnsi="Times New Roman"/>
            <w:color w:val="000000"/>
            <w:sz w:val="22"/>
          </w:rPr>
          <w:t xml:space="preserve">(g) Delano may revoke this Agreement, and thereby the release of ADEA claims set forth herein, at any time within seven (7) calendar days after the date on which Delano executes this Agreement. Any revocation must be in writing and must be delivered to Greenleaf's General Counsel by hand delivery, by certified mail (return receipt requested), or by email, within the seven (7) day revocation period. If Delano does not revoke within the seven (7) day period, this Agreement shall become effective and irrevocable on the eighth (8th) calendar day following Delano's execution (the "Effective Date"). If Delano timely revokes, this Agreement shall be null and void and of no force or effect, and neither Party shall have any obligations hereunder.</w:t>
        </w:r>
      </w:ins>
    </w:p>
    <w:p>
      <w:r>
        <w:br w:type="page"/>
      </w:r>
    </w:p>
    <w:p>
      <w:pPr>
        <w:keepNext/>
        <w:spacing w:line="276" w:lineRule="auto" w:before="200" w:after="80"/>
        <w:ind w:left="0"/>
      </w:pPr>
      <w:r>
        <w:rPr>
          <w:rFonts w:ascii="Times New Roman" w:hAnsi="Times New Roman"/>
          <w:b/>
          <w:color w:val="000000"/>
          <w:sz w:val="22"/>
        </w:rPr>
        <w:t>Section 6. Confidentiality</w:t>
      </w:r>
    </w:p>
    <w:p>
      <w:pPr>
        <w:spacing w:line="276" w:lineRule="auto" w:before="0" w:after="120"/>
        <w:jc w:val="both"/>
      </w:pPr>
      <w:r>
        <w:rPr>
          <w:rFonts w:ascii="Times New Roman" w:hAnsi="Times New Roman"/>
          <w:color w:val="000000"/>
          <w:sz w:val="22"/>
        </w:rPr>
        <w:t>Delano agrees that the terms, amount, and existence of this Agreement, including the Settlement Payment and each of its component parts, shall be kept strictly confidential. Delano shall not disclose, publish, or communicate any information regarding this Agreement, its terms, its financial components, or the negotiations leading to its execution to any person or entity, except as follows:</w:t>
      </w:r>
    </w:p>
    <w:p>
      <w:pPr>
        <w:spacing w:line="276" w:lineRule="auto" w:before="0" w:after="120"/>
        <w:ind w:left="432"/>
        <w:jc w:val="both"/>
      </w:pPr>
      <w:r>
        <w:rPr>
          <w:rFonts w:ascii="Times New Roman" w:hAnsi="Times New Roman"/>
          <w:color w:val="000000"/>
          <w:sz w:val="22"/>
        </w:rPr>
        <w:t>(i) to Delano's spouse or domestic partner, provided that such individual agrees to maintain the confidentiality of the information;</w:t>
      </w:r>
    </w:p>
    <w:p>
      <w:pPr>
        <w:spacing w:line="276" w:lineRule="auto" w:before="0" w:after="120"/>
        <w:ind w:left="432"/>
        <w:jc w:val="both"/>
      </w:pPr>
      <w:r>
        <w:rPr>
          <w:rFonts w:ascii="Times New Roman" w:hAnsi="Times New Roman"/>
          <w:color w:val="000000"/>
          <w:sz w:val="22"/>
        </w:rPr>
        <w:t>(ii) to Delano's legal counsel at Engel &amp; Associates, P.C., or any successor legal counsel retained by Delano;</w:t>
      </w:r>
    </w:p>
    <w:p>
      <w:pPr>
        <w:spacing w:line="276" w:lineRule="auto" w:before="0" w:after="120"/>
        <w:ind w:left="432"/>
        <w:jc w:val="both"/>
      </w:pPr>
      <w:r>
        <w:rPr>
          <w:rFonts w:ascii="Times New Roman" w:hAnsi="Times New Roman"/>
          <w:color w:val="000000"/>
          <w:sz w:val="22"/>
        </w:rPr>
        <w:t>(iii) to Delano's tax advisor, accountant, or financial advisor, solely for the purpose of obtaining tax, accounting, or financial advice, provided that such advisor agrees to maintain the confidentiality of the information; or</w:t>
      </w:r>
    </w:p>
    <w:p>
      <w:pPr>
        <w:spacing w:line="276" w:lineRule="auto" w:before="0" w:after="120"/>
        <w:ind w:left="432"/>
        <w:jc w:val="both"/>
      </w:pPr>
      <w:r>
        <w:rPr>
          <w:rFonts w:ascii="Times New Roman" w:hAnsi="Times New Roman"/>
          <w:color w:val="000000"/>
          <w:sz w:val="22"/>
        </w:rPr>
        <w:t>(iv) as required by applicable law, regulation, court order, subpoena, or other compulsory legal process.</w:t>
      </w:r>
    </w:p>
    <w:p>
      <w:pPr>
        <w:spacing w:line="276" w:lineRule="auto" w:before="0" w:after="120"/>
        <w:ind w:left="432"/>
        <w:jc w:val="both"/>
        <w:rPr>
          <w:ins w:id="1087" w:author="Greenleaf Legal Review" w:date="2025-05-15T00:00:00Z"/>
        </w:rPr>
      </w:pPr>
      <w:ins w:id="1088" w:author="Greenleaf Legal Review" w:date="2025-05-15T00:00:00Z">
        <w:r>
          <w:rPr>
            <w:rFonts w:ascii="Times New Roman" w:hAnsi="Times New Roman"/>
            <w:color w:val="000000"/>
            <w:sz w:val="22"/>
          </w:rPr>
          <w:t xml:space="preserve">(v) to any federal, state, or local governmental agency, commission, or regulatory authority, including but not limited to the Equal Employment Opportunity Commission, the National Labor Relations Board, the U.S. Department of Labor, Oregon OSHA, and the U.S. Securities and Exchange Commission, or as otherwise protected or required by law;</w:t>
        </w:r>
      </w:ins>
    </w:p>
    <w:p>
      <w:pPr>
        <w:spacing w:line="276" w:lineRule="auto" w:before="0" w:after="120"/>
        <w:jc w:val="both"/>
        <w:rPr>
          <w:ins w:id="1089" w:author="Greenleaf Legal Review" w:date="2025-05-15T00:00:00Z"/>
        </w:rPr>
      </w:pPr>
      <w:ins w:id="1090" w:author="Greenleaf Legal Review" w:date="2025-05-15T00:00:00Z">
        <w:r>
          <w:rPr>
            <w:rFonts w:ascii="Times New Roman" w:hAnsi="Times New Roman"/>
            <w:color w:val="000000"/>
            <w:sz w:val="22"/>
          </w:rPr>
          <w:t xml:space="preserve">Nothing in this Agreement prohibits or restricts Delano from initiating communications directly with, responding to any inquiry from, or providing truthful testimony before any federal, state, or local governmental agency or commission, including but not limited to the agencies enumerated above, regarding suspected violations of law, without notice to Greenleaf. Pursuant to the Defend Trade Secrets Act of 2016 (18 U.S.C. § 1833(b)), Delano shall not be held criminally or civilly liable under any federal or state trade secret law for the disclosure of a trade secret that is made (i) in confidence to a federal, state, or local government official or to an attorney, solely for the purpose of reporting or investigating a suspected violation of law, or (ii) in a complaint or other document filed in a lawsuit or other proceeding, if such filing is made under seal.</w:t>
        </w:r>
      </w:ins>
    </w:p>
    <w:p>
      <w:pPr>
        <w:spacing w:line="276" w:lineRule="auto" w:before="0" w:after="120"/>
        <w:jc w:val="both"/>
      </w:pPr>
      <w:r>
        <w:rPr>
          <w:rFonts w:ascii="Times New Roman" w:hAnsi="Times New Roman"/>
          <w:color w:val="000000"/>
          <w:sz w:val="22"/>
        </w:rPr>
        <w:t>In the event that Delano is compelled by legal process to disclose any information subject to this confidentiality provision, Delano shall provide Greenleaf with prompt written notice of such compulsion so as to permit Greenleaf to seek a protective order or other appropriate relief. In the event that Delano breaches this confidentiality provision, Greenleaf shall be entitled to seek injunctive relief, specific performance, and all other available legal and equitable remedies, including recovery of damages sustained as a result of such breach.</w:t>
      </w:r>
    </w:p>
    <w:p>
      <w:pPr>
        <w:keepNext/>
        <w:spacing w:line="276" w:lineRule="auto" w:before="200" w:after="80"/>
        <w:ind w:left="0"/>
      </w:pPr>
      <w:r>
        <w:rPr>
          <w:rFonts w:ascii="Times New Roman" w:hAnsi="Times New Roman"/>
          <w:b/>
          <w:color w:val="000000"/>
          <w:sz w:val="22"/>
        </w:rPr>
        <w:t>Section 7. Non-Disparagement</w:t>
      </w:r>
    </w:p>
    <w:p>
      <w:pPr>
        <w:spacing w:line="276" w:lineRule="auto" w:before="0" w:after="120"/>
        <w:jc w:val="both"/>
      </w:pPr>
      <w:r>
        <w:rPr>
          <w:rFonts w:ascii="Times New Roman" w:hAnsi="Times New Roman"/>
          <w:color w:val="000000"/>
          <w:sz w:val="22"/>
        </w:rPr>
        <w:t xml:space="preserve">Neither Party shall, at any time after the Effective Date, make, publish, or communicate, or cause or encourage any other person or entity to make, publish, or communicate, any disparaging, defamatory, derogatory, or negative statements, whether written or oral, about the other Party, including but not limited to statements regarding the other Party's business practices, products, services, financial condition, management, employees, corporate governance, or the circumstances of Delano's employment with or separation from Greenleaf. For purposes of this Section 7, "Greenleaf" includes its officers, directors, and members of senior management, specifically including Sandra Wojcik (CEO), Tyler Huang (General Counsel), Patricia Engel (COO), and Leanne Foss (HR Director), each in their individual and official capacities. Any breach of this non-disparagement provision shall entitle the non-breaching Party to seek injunctive relief and all other available legal and equitable remedies. </w:t>
      </w:r>
      <w:ins w:id="1057" w:author="Greenleaf Legal Review" w:date="2025-05-15T00:00:00Z">
        <w:r>
          <w:rPr>
            <w:rFonts w:ascii="Times New Roman" w:hAnsi="Times New Roman"/>
            <w:color w:val="000000"/>
            <w:sz w:val="22"/>
          </w:rPr>
          <w:t xml:space="preserve">Nothing in this Section 7 shall prohibit either Party from making truthful statements in response to a subpoena, court order, or other compulsory legal process, or from making truthful statements to, or participating in any investigation or proceeding conducted by, any governmental agency, including but not limited to the Equal Employment Opportunity Commission, the National Labor Relations Board, Oregon OSHA, and the U.S. Securities and Exchange Commission. </w:t>
        </w:r>
      </w:ins>
      <w:r>
        <w:rPr>
          <w:rFonts w:ascii="Times New Roman" w:hAnsi="Times New Roman"/>
          <w:color w:val="000000"/>
          <w:sz w:val="22"/>
        </w:rPr>
        <w:t xml:space="preserve">The obligations set forth in this Section 7 shall survive the expiration or termination of this Agreement and shall continue </w:t>
      </w:r>
      <w:del w:id="1058" w:author="Greenleaf Legal Review" w:date="2025-05-15T00:00:00Z">
        <w:r>
          <w:rPr>
            <w:rFonts w:ascii="Times New Roman" w:hAnsi="Times New Roman"/>
            <w:color w:val="000000"/>
            <w:sz w:val="22"/>
          </w:rPr>
          <w:delText xml:space="preserve">in</w:delText>
        </w:r>
      </w:del>
      <w:ins w:id="1059" w:author="Greenleaf Legal Review" w:date="2025-05-15T00:00:00Z">
        <w:r>
          <w:rPr>
            <w:rFonts w:ascii="Times New Roman" w:hAnsi="Times New Roman"/>
            <w:color w:val="000000"/>
            <w:sz w:val="22"/>
          </w:rPr>
          <w:t xml:space="preserve">for</w:t>
        </w:r>
      </w:ins>
      <w:r>
        <w:rPr>
          <w:rFonts w:ascii="Times New Roman" w:hAnsi="Times New Roman"/>
          <w:color w:val="000000"/>
          <w:sz w:val="22"/>
        </w:rPr>
        <w:t xml:space="preserve"> </w:t>
      </w:r>
      <w:del w:id="1060" w:author="Greenleaf Legal Review" w:date="2025-05-15T00:00:00Z">
        <w:r>
          <w:rPr>
            <w:rFonts w:ascii="Times New Roman" w:hAnsi="Times New Roman"/>
            <w:color w:val="000000"/>
            <w:sz w:val="22"/>
          </w:rPr>
          <w:delText xml:space="preserve">perpetuity.</w:delText>
        </w:r>
      </w:del>
      <w:ins w:id="1061" w:author="Greenleaf Legal Review" w:date="2025-05-15T00:00:00Z">
        <w:r>
          <w:rPr>
            <w:rFonts w:ascii="Times New Roman" w:hAnsi="Times New Roman"/>
            <w:color w:val="000000"/>
            <w:sz w:val="22"/>
          </w:rPr>
          <w:t xml:space="preserve">a period of three (3) years following the Effective Date.</w:t>
        </w:r>
      </w:ins>
    </w:p>
    <w:p>
      <w:pPr>
        <w:keepNext/>
        <w:spacing w:line="276" w:lineRule="auto" w:before="200" w:after="80"/>
        <w:ind w:left="0"/>
      </w:pPr>
      <w:r>
        <w:rPr>
          <w:rFonts w:ascii="Times New Roman" w:hAnsi="Times New Roman"/>
          <w:b/>
          <w:color w:val="000000"/>
          <w:sz w:val="22"/>
        </w:rPr>
        <w:t>Section 8. Tax Provisions</w:t>
      </w:r>
    </w:p>
    <w:p>
      <w:pPr>
        <w:spacing w:line="276" w:lineRule="auto" w:before="0" w:after="120"/>
        <w:jc w:val="both"/>
      </w:pPr>
      <w:r>
        <w:rPr>
          <w:rFonts w:ascii="Times New Roman" w:hAnsi="Times New Roman"/>
          <w:color w:val="000000"/>
          <w:sz w:val="22"/>
        </w:rPr>
        <w:t>The Parties acknowledge and agree that the tax treatment of the Settlement Payment shall be as follows:</w:t>
      </w:r>
    </w:p>
    <w:p>
      <w:pPr>
        <w:spacing w:line="276" w:lineRule="auto" w:before="0" w:after="120"/>
        <w:ind w:left="432"/>
        <w:jc w:val="both"/>
      </w:pPr>
      <w:r>
        <w:rPr>
          <w:rFonts w:ascii="Times New Roman" w:hAnsi="Times New Roman"/>
          <w:color w:val="000000"/>
          <w:sz w:val="22"/>
        </w:rPr>
        <w:t>(a) The compensatory damages payment of $275,000.00 described in Section 3(a) shall be treated as non-wage income, shall be reported on IRS Form 1099-MISC issued to Delano, and shall not be subject to federal, state, or local payroll tax withholding. Delano shall be solely responsible for the timely payment of all federal, state, and local income taxes due on this amount.</w:t>
      </w:r>
    </w:p>
    <w:p>
      <w:pPr>
        <w:spacing w:line="276" w:lineRule="auto" w:before="0" w:after="120"/>
        <w:ind w:left="432"/>
        <w:jc w:val="both"/>
      </w:pPr>
      <w:r>
        <w:rPr>
          <w:rFonts w:ascii="Times New Roman" w:hAnsi="Times New Roman"/>
          <w:color w:val="000000"/>
          <w:sz w:val="22"/>
        </w:rPr>
        <w:t>(b) The back pay payment of $125,000.00 described in Section 3(b) shall be treated as wage income, shall be subject to all applicable federal, state, and local payroll tax withholdings (including FICA, federal income tax, and Oregon state income tax), and shall be reported on IRS Form W-2 for the applicable tax year.</w:t>
      </w:r>
    </w:p>
    <w:p>
      <w:pPr>
        <w:spacing w:line="276" w:lineRule="auto" w:before="0" w:after="120"/>
        <w:ind w:left="432"/>
        <w:jc w:val="both"/>
      </w:pPr>
      <w:r>
        <w:rPr>
          <w:rFonts w:ascii="Times New Roman" w:hAnsi="Times New Roman"/>
          <w:color w:val="000000"/>
          <w:sz w:val="22"/>
        </w:rPr>
        <w:t>(c) The attorney fees payment of $75,000.00 described in Section 3(c) shall be reported on IRS Form 1099-NEC issued to Engel &amp; Associates, P.C., at its federal Tax Identification Number.</w:t>
      </w:r>
    </w:p>
    <w:p>
      <w:pPr>
        <w:spacing w:line="276" w:lineRule="auto" w:before="0" w:after="120"/>
        <w:ind w:left="432"/>
        <w:jc w:val="both"/>
      </w:pPr>
      <w:r>
        <w:rPr>
          <w:rFonts w:ascii="Times New Roman" w:hAnsi="Times New Roman"/>
          <w:color w:val="000000"/>
          <w:sz w:val="22"/>
        </w:rPr>
        <w:t>(d) The accelerated vesting of Restricted Stock Units described in Section 3(d) shall be treated in accordance with the terms of the Greenleaf 2021 Equity Incentive Plan and applicable provisions of the Internal Revenue Code.</w:t>
      </w:r>
    </w:p>
    <w:p>
      <w:pPr>
        <w:spacing w:line="276" w:lineRule="auto" w:before="0" w:after="120"/>
        <w:jc w:val="both"/>
      </w:pPr>
      <w:r>
        <w:rPr>
          <w:rFonts w:ascii="Times New Roman" w:hAnsi="Times New Roman"/>
          <w:color w:val="000000"/>
          <w:sz w:val="22"/>
        </w:rPr>
        <w:t>Greenleaf makes no representations or warranties to Delano regarding the tax consequences of any payment or benefit provided under this Agreement, and Delano acknowledges that he has not relied upon any statement or representation by Greenleaf or its attorneys concerning the tax treatment of any portion of the Settlement Payment. Greenleaf shall have no obligation to indemnify, defend, or hold harmless Delano for any tax liability, including interest and penalties, arising from or related to the payments or benefits made under this Agreement. Each Party shall be responsible for its own tax obligations arising from the transactions contemplated by this Agreement.</w:t>
      </w:r>
    </w:p>
    <w:p>
      <w:r>
        <w:br w:type="page"/>
      </w:r>
    </w:p>
    <w:p>
      <w:pPr>
        <w:keepNext/>
        <w:spacing w:line="276" w:lineRule="auto" w:before="200" w:after="80"/>
        <w:ind w:left="0"/>
      </w:pPr>
      <w:r>
        <w:rPr>
          <w:rFonts w:ascii="Times New Roman" w:hAnsi="Times New Roman"/>
          <w:b/>
          <w:color w:val="000000"/>
          <w:sz w:val="22"/>
        </w:rPr>
        <w:t>Section 9. Non-Competition</w:t>
      </w:r>
    </w:p>
    <w:p>
      <w:pPr>
        <w:spacing w:line="276" w:lineRule="auto" w:before="0" w:after="120"/>
        <w:jc w:val="both"/>
      </w:pPr>
      <w:r>
        <w:rPr>
          <w:rFonts w:ascii="Times New Roman" w:hAnsi="Times New Roman"/>
          <w:color w:val="000000"/>
          <w:sz w:val="22"/>
        </w:rPr>
        <w:t xml:space="preserve">For a period of eighteen (18) months following the Separation Date, Delano shall not, directly or indirectly, whether as an employee, consultant, independent contractor, officer, director, partner, member, owner, investor (other than as a holder of less than two percent (2%) of the outstanding shares of a publicly traded company), agent, advisor, or in any other capacity, engage in, be employed by, consult for, or otherwise provide services to any competitor in the organic food industry within the states of Oregon, Washington, </w:t>
      </w:r>
      <w:del w:id="1062" w:author="Greenleaf Legal Review" w:date="2025-05-15T00:00:00Z">
        <w:r>
          <w:rPr>
            <w:rFonts w:ascii="Times New Roman" w:hAnsi="Times New Roman"/>
            <w:color w:val="000000"/>
            <w:sz w:val="22"/>
          </w:rPr>
          <w:delText xml:space="preserve">Idaho, </w:delText>
        </w:r>
      </w:del>
      <w:r>
        <w:rPr>
          <w:rFonts w:ascii="Times New Roman" w:hAnsi="Times New Roman"/>
          <w:color w:val="000000"/>
          <w:sz w:val="22"/>
        </w:rPr>
        <w:t xml:space="preserve">and </w:t>
      </w:r>
      <w:del w:id="1063" w:author="Greenleaf Legal Review" w:date="2025-05-15T00:00:00Z">
        <w:r>
          <w:rPr>
            <w:rFonts w:ascii="Times New Roman" w:hAnsi="Times New Roman"/>
            <w:color w:val="000000"/>
            <w:sz w:val="22"/>
          </w:rPr>
          <w:delText xml:space="preserve">California.</w:delText>
        </w:r>
      </w:del>
      <w:ins w:id="1064" w:author="Greenleaf Legal Review" w:date="2025-05-15T00:00:00Z">
        <w:r>
          <w:rPr>
            <w:rFonts w:ascii="Times New Roman" w:hAnsi="Times New Roman"/>
            <w:color w:val="000000"/>
            <w:sz w:val="22"/>
          </w:rPr>
          <w:t xml:space="preserve">Idaho.</w:t>
        </w:r>
      </w:ins>
    </w:p>
    <w:p>
      <w:pPr>
        <w:spacing w:line="276" w:lineRule="auto" w:before="0" w:after="120"/>
        <w:jc w:val="both"/>
      </w:pPr>
      <w:r>
        <w:rPr>
          <w:rFonts w:ascii="Times New Roman" w:hAnsi="Times New Roman"/>
          <w:color w:val="000000"/>
          <w:sz w:val="22"/>
        </w:rPr>
        <w:t>For purposes of this Section 9, a "competitor" shall mean any business, firm, company, corporation, partnership, limited liability company, or other entity that manufactures, distributes, markets, sells, or otherwise deals in organic food products, including but not limited to granola, trail mixes, dried fruit, frozen meals, plant-based snacks, organic beverages, or similar products.</w:t>
      </w:r>
    </w:p>
    <w:p>
      <w:pPr>
        <w:spacing w:line="276" w:lineRule="auto" w:before="0" w:after="120"/>
        <w:jc w:val="both"/>
      </w:pPr>
      <w:r>
        <w:rPr>
          <w:rFonts w:ascii="Times New Roman" w:hAnsi="Times New Roman"/>
          <w:color w:val="000000"/>
          <w:sz w:val="22"/>
        </w:rPr>
        <w:t>In the event that Delano breaches this non-competition provision, Greenleaf shall be entitled to seek injunctive relief, specific performance, and all other available legal and equitable remedies, including recovery of damages sustained as a result of such breach. In addition, the eighteen (18) month non-competition period shall be tolled during any period during which Delano is in breach of this provision, and shall resume upon the date on which such breach ceases.</w:t>
      </w:r>
    </w:p>
    <w:p>
      <w:pPr>
        <w:keepNext/>
        <w:spacing w:line="276" w:lineRule="auto" w:before="200" w:after="80"/>
        <w:ind w:left="0"/>
      </w:pPr>
      <w:r>
        <w:rPr>
          <w:rFonts w:ascii="Times New Roman" w:hAnsi="Times New Roman"/>
          <w:b/>
          <w:color w:val="000000"/>
          <w:sz w:val="22"/>
        </w:rPr>
        <w:t>Section 10. Non-Solicitation</w:t>
      </w:r>
    </w:p>
    <w:p>
      <w:pPr>
        <w:spacing w:line="276" w:lineRule="auto" w:before="0" w:after="120"/>
        <w:jc w:val="both"/>
      </w:pPr>
      <w:r>
        <w:rPr>
          <w:rFonts w:ascii="Times New Roman" w:hAnsi="Times New Roman"/>
          <w:color w:val="000000"/>
          <w:sz w:val="22"/>
        </w:rPr>
        <w:t>For a period of eighteen (18) months following the Separation Date, Delano shall not, directly or indirectly, whether on his own behalf or on behalf of any other person or entity:</w:t>
      </w:r>
    </w:p>
    <w:p>
      <w:pPr>
        <w:spacing w:line="276" w:lineRule="auto" w:before="0" w:after="120"/>
        <w:ind w:left="432"/>
        <w:jc w:val="both"/>
      </w:pPr>
      <w:r>
        <w:rPr>
          <w:rFonts w:ascii="Times New Roman" w:hAnsi="Times New Roman"/>
          <w:color w:val="000000"/>
          <w:sz w:val="22"/>
        </w:rPr>
        <w:t>(a) solicit, recruit, hire, engage, or encourage, or attempt to solicit, recruit, hire, engage, or encourage, any employee, independent contractor, or consultant of Greenleaf to leave the Company's employ or engagement, or to accept employment or engagement with any other person or entity;</w:t>
      </w:r>
    </w:p>
    <w:p>
      <w:pPr>
        <w:spacing w:line="276" w:lineRule="auto" w:before="0" w:after="120"/>
        <w:ind w:left="432"/>
        <w:jc w:val="both"/>
      </w:pPr>
      <w:r>
        <w:rPr>
          <w:rFonts w:ascii="Times New Roman" w:hAnsi="Times New Roman"/>
          <w:color w:val="000000"/>
          <w:sz w:val="22"/>
        </w:rPr>
        <w:t>(b) solicit, divert, or take away, or attempt to solicit, divert, or take away, the business or patronage of any customer, supplier, vendor, distributor, or business partner of Greenleaf with whom Delano had material contact or about whom Delano obtained confidential information during the last two (2) years of his employment with Greenleaf.</w:t>
      </w:r>
    </w:p>
    <w:p>
      <w:pPr>
        <w:spacing w:line="276" w:lineRule="auto" w:before="0" w:after="120"/>
        <w:jc w:val="both"/>
      </w:pPr>
      <w:r>
        <w:rPr>
          <w:rFonts w:ascii="Times New Roman" w:hAnsi="Times New Roman"/>
          <w:color w:val="000000"/>
          <w:sz w:val="22"/>
        </w:rPr>
        <w:t>For the avoidance of doubt, this non-solicitation provision shall not prohibit Delano from making general solicitations of employment through public advertisements or employment postings not specifically directed at Greenleaf employees. In the event of a breach, Greenleaf shall be entitled to seek injunctive relief and all other available legal and equitable remedies.</w:t>
      </w:r>
    </w:p>
    <w:p>
      <w:pPr>
        <w:keepNext/>
        <w:spacing w:line="276" w:lineRule="auto" w:before="200" w:after="80"/>
        <w:ind w:left="0"/>
      </w:pPr>
      <w:r>
        <w:rPr>
          <w:rFonts w:ascii="Times New Roman" w:hAnsi="Times New Roman"/>
          <w:b/>
          <w:color w:val="000000"/>
          <w:sz w:val="22"/>
        </w:rPr>
        <w:t>Section 11. Employment References</w:t>
      </w:r>
    </w:p>
    <w:p>
      <w:pPr>
        <w:spacing w:line="276" w:lineRule="auto" w:before="0" w:after="120"/>
        <w:jc w:val="both"/>
      </w:pPr>
      <w:r>
        <w:rPr>
          <w:rFonts w:ascii="Times New Roman" w:hAnsi="Times New Roman"/>
          <w:color w:val="000000"/>
          <w:sz w:val="22"/>
        </w:rPr>
        <w:t xml:space="preserve">Upon request from any prospective employer or other third party, Greenleaf agrees to provide a </w:t>
      </w:r>
      <w:del w:id="1065" w:author="Greenleaf Legal Review" w:date="2025-05-15T00:00:00Z">
        <w:r>
          <w:rPr>
            <w:rFonts w:ascii="Times New Roman" w:hAnsi="Times New Roman"/>
            <w:color w:val="000000"/>
            <w:sz w:val="22"/>
          </w:rPr>
          <w:delText xml:space="preserve">positive, </w:delText>
        </w:r>
      </w:del>
      <w:r>
        <w:rPr>
          <w:rFonts w:ascii="Times New Roman" w:hAnsi="Times New Roman"/>
          <w:color w:val="000000"/>
          <w:sz w:val="22"/>
        </w:rPr>
        <w:t xml:space="preserve">neutral, </w:t>
      </w:r>
      <w:del w:id="1066" w:author="Greenleaf Legal Review" w:date="2025-05-15T00:00:00Z">
        <w:r>
          <w:rPr>
            <w:rFonts w:ascii="Times New Roman" w:hAnsi="Times New Roman"/>
            <w:color w:val="000000"/>
            <w:sz w:val="22"/>
          </w:rPr>
          <w:delText xml:space="preserve">or</w:delText>
        </w:r>
      </w:del>
      <w:ins w:id="1067" w:author="Greenleaf Legal Review" w:date="2025-05-15T00:00:00Z">
        <w:r>
          <w:rPr>
            <w:rFonts w:ascii="Times New Roman" w:hAnsi="Times New Roman"/>
            <w:color w:val="000000"/>
            <w:sz w:val="22"/>
          </w:rPr>
          <w:t xml:space="preserve">factual,</w:t>
        </w:r>
      </w:ins>
      <w:r>
        <w:rPr>
          <w:rFonts w:ascii="Times New Roman" w:hAnsi="Times New Roman"/>
          <w:color w:val="000000"/>
          <w:sz w:val="22"/>
        </w:rPr>
        <w:t xml:space="preserve"> </w:t>
      </w:r>
      <w:del w:id="1068" w:author="Greenleaf Legal Review" w:date="2025-05-15T00:00:00Z">
        <w:r>
          <w:rPr>
            <w:rFonts w:ascii="Times New Roman" w:hAnsi="Times New Roman"/>
            <w:color w:val="000000"/>
            <w:sz w:val="22"/>
          </w:rPr>
          <w:delText xml:space="preserve">at minimum</w:delText>
        </w:r>
      </w:del>
      <w:ins w:id="1069" w:author="Greenleaf Legal Review" w:date="2025-05-15T00:00:00Z">
        <w:r>
          <w:rPr>
            <w:rFonts w:ascii="Times New Roman" w:hAnsi="Times New Roman"/>
            <w:color w:val="000000"/>
            <w:sz w:val="22"/>
          </w:rPr>
          <w:t xml:space="preserve">and</w:t>
        </w:r>
      </w:ins>
      <w:r>
        <w:rPr>
          <w:rFonts w:ascii="Times New Roman" w:hAnsi="Times New Roman"/>
          <w:color w:val="000000"/>
          <w:sz w:val="22"/>
        </w:rPr>
        <w:t xml:space="preserve"> non-negative employment reference for Delano. Such reference shall confirm Delano's dates of employment (June 12, 2017, through March 14, 2025), his final title of Vice President of Supply Chain Operations, and </w:t>
      </w:r>
      <w:del w:id="1070" w:author="Greenleaf Legal Review" w:date="2025-05-15T00:00:00Z">
        <w:r>
          <w:rPr>
            <w:rFonts w:ascii="Times New Roman" w:hAnsi="Times New Roman"/>
            <w:color w:val="000000"/>
            <w:sz w:val="22"/>
          </w:rPr>
          <w:delText xml:space="preserve">shall include a statement that Delano was a valued member of the Greenleaf team who made significant contributions to the Company's supply chain operations during </w:delText>
        </w:r>
      </w:del>
      <w:r>
        <w:rPr>
          <w:rFonts w:ascii="Times New Roman" w:hAnsi="Times New Roman"/>
          <w:color w:val="000000"/>
          <w:sz w:val="22"/>
        </w:rPr>
        <w:t xml:space="preserve">his </w:t>
      </w:r>
      <w:del w:id="1071" w:author="Greenleaf Legal Review" w:date="2025-05-15T00:00:00Z">
        <w:r>
          <w:rPr>
            <w:rFonts w:ascii="Times New Roman" w:hAnsi="Times New Roman"/>
            <w:color w:val="000000"/>
            <w:sz w:val="22"/>
          </w:rPr>
          <w:delText xml:space="preserve">tenure.</w:delText>
        </w:r>
      </w:del>
      <w:ins w:id="1072" w:author="Greenleaf Legal Review" w:date="2025-05-15T00:00:00Z">
        <w:r>
          <w:rPr>
            <w:rFonts w:ascii="Times New Roman" w:hAnsi="Times New Roman"/>
            <w:color w:val="000000"/>
            <w:sz w:val="22"/>
          </w:rPr>
          <w:t xml:space="preserve">eligibility for rehire.</w:t>
        </w:r>
      </w:ins>
      <w:r>
        <w:rPr>
          <w:rFonts w:ascii="Times New Roman" w:hAnsi="Times New Roman"/>
          <w:color w:val="000000"/>
          <w:sz w:val="22"/>
        </w:rPr>
        <w:t xml:space="preserve"> All reference inquiries regarding Delano shall be directed to Leanne Foss, Human Resources Director, or her designee. Greenleaf shall instruct Sandra Wojcik, Tyler Huang, Patricia Engel, Leanne Foss, and all other current employees who may receive reference inquiries concerning Delano to refrain from providing any information beyond the reference described above and shall not, under any circumstances, provide any information suggesting that Delano was terminated for cause, for performance-related reasons, or in connection with any internal complaint or investigation. Greenleaf shall issue written instructions to the foregoing individuals within seven (7) calendar days of the Effective Date implementing the requirements of this Section 11.</w:t>
      </w:r>
    </w:p>
    <w:p>
      <w:pPr>
        <w:keepNext/>
        <w:spacing w:line="276" w:lineRule="auto" w:before="200" w:after="80"/>
        <w:ind w:left="0"/>
      </w:pPr>
      <w:r>
        <w:rPr>
          <w:rFonts w:ascii="Times New Roman" w:hAnsi="Times New Roman"/>
          <w:b/>
          <w:color w:val="000000"/>
          <w:sz w:val="22"/>
        </w:rPr>
        <w:t>Section 12. Mutual Release by Greenleaf</w:t>
      </w:r>
    </w:p>
    <w:p>
      <w:pPr>
        <w:spacing w:line="276" w:lineRule="auto" w:before="0" w:after="120"/>
        <w:jc w:val="both"/>
      </w:pPr>
      <w:r>
        <w:rPr>
          <w:rFonts w:ascii="Times New Roman" w:hAnsi="Times New Roman"/>
          <w:color w:val="000000"/>
          <w:sz w:val="22"/>
        </w:rPr>
        <w:t>Greenleaf, on behalf of itself and each of the Releasees, hereby irrevocably and unconditionally releases, acquits, and forever discharges Delano from any and all claims, demands, actions, causes of action, suits, damages, losses, expenses, and liabilities of every kind and nature, whether known or unknown, suspected or unsuspected, that Greenleaf has, has ever had, or may hereafter have against Delano, arising out of, related to, or in any way connected with Delano's employment with Greenleaf or the termination thereof, from the beginning of time through the Effective Date, except for claims arising from: (i) Delano's fraud, embezzlement, or criminal conduct discovered after the Effective Date; (ii) Delano's breach of any provision of this Agreement; or (iii) any obligation of Delano that survives termination of employment under any prior written agreement between the Parties, to the extent that such obligation is not superseded by this Agreement.</w:t>
      </w:r>
    </w:p>
    <w:p>
      <w:r>
        <w:br w:type="page"/>
      </w:r>
    </w:p>
    <w:p>
      <w:pPr>
        <w:keepNext/>
        <w:spacing w:line="276" w:lineRule="auto" w:before="200" w:after="80"/>
        <w:ind w:left="0"/>
      </w:pPr>
      <w:r>
        <w:rPr>
          <w:rFonts w:ascii="Times New Roman" w:hAnsi="Times New Roman"/>
          <w:b/>
          <w:color w:val="000000"/>
          <w:sz w:val="22"/>
        </w:rPr>
        <w:t>Section 13. No Admission of Liability</w:t>
      </w:r>
    </w:p>
    <w:p>
      <w:pPr>
        <w:spacing w:line="276" w:lineRule="auto" w:before="0" w:after="120"/>
        <w:jc w:val="both"/>
      </w:pPr>
      <w:r>
        <w:rPr>
          <w:rFonts w:ascii="Times New Roman" w:hAnsi="Times New Roman"/>
          <w:color w:val="000000"/>
          <w:sz w:val="22"/>
        </w:rPr>
        <w:t>This Agreement is a compromise and settlement of disputed claims. Nothing contained in this Agreement, including the payment of the Settlement Payment, shall be construed as an admission of liability, wrongdoing, or violation of any federal, state, or local law, regulation, or ordinance by either Party. Greenleaf specifically denies that it engaged in any unlawful retaliation, age discrimination, or other wrongful or discriminatory conduct toward Delano or any other individual. Delano specifically denies any wrongdoing or misconduct in connection with his employment with Greenleaf. The Parties enter into this Agreement solely for the purpose of avoiding the costs, burdens, and uncertainties of litigation and to achieve a full and final resolution of all disputes between them.</w:t>
      </w:r>
    </w:p>
    <w:p>
      <w:pPr>
        <w:keepNext/>
        <w:spacing w:line="276" w:lineRule="auto" w:before="200" w:after="80"/>
        <w:ind w:left="0"/>
      </w:pPr>
      <w:r>
        <w:rPr>
          <w:rFonts w:ascii="Times New Roman" w:hAnsi="Times New Roman"/>
          <w:b/>
          <w:color w:val="000000"/>
          <w:sz w:val="22"/>
        </w:rPr>
        <w:t>Section 14. Re-Employment Eligibility</w:t>
      </w:r>
    </w:p>
    <w:p>
      <w:pPr>
        <w:spacing w:line="276" w:lineRule="auto" w:before="0" w:after="120"/>
        <w:jc w:val="both"/>
      </w:pPr>
      <w:r>
        <w:rPr>
          <w:rFonts w:ascii="Times New Roman" w:hAnsi="Times New Roman"/>
          <w:color w:val="000000"/>
          <w:sz w:val="22"/>
        </w:rPr>
        <w:t>Delano shall not be barred from future employment with Greenleaf and shall be considered for open positions for which he is qualified, on the same basis as any other external applicant, without prejudice or adverse consideration arising from the circumstances of his separation from employment or the claims asserted in connection with this Agreement. Greenleaf shall not maintain any internal notation, flag, code, or designation in its human resources records, personnel files, applicant tracking systems, or any other employment-related database or record that would indicate Delano is ineligible for rehire or that would otherwise adversely affect Delano's candidacy for future employment with Greenleaf.</w:t>
      </w:r>
    </w:p>
    <w:p>
      <w:pPr>
        <w:keepNext/>
        <w:spacing w:line="276" w:lineRule="auto" w:before="200" w:after="80"/>
        <w:ind w:left="0"/>
      </w:pPr>
      <w:r>
        <w:rPr>
          <w:rFonts w:ascii="Times New Roman" w:hAnsi="Times New Roman"/>
          <w:b/>
          <w:color w:val="000000"/>
          <w:sz w:val="22"/>
        </w:rPr>
        <w:t>Section 15. Representations and Warranties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Delano represents and warrants that:</w:t>
      </w:r>
    </w:p>
    <w:p>
      <w:pPr>
        <w:spacing w:line="276" w:lineRule="auto" w:before="0" w:after="120"/>
        <w:ind w:left="432"/>
        <w:jc w:val="both"/>
      </w:pPr>
      <w:r>
        <w:rPr>
          <w:rFonts w:ascii="Times New Roman" w:hAnsi="Times New Roman"/>
          <w:color w:val="000000"/>
          <w:sz w:val="22"/>
        </w:rPr>
        <w:t>(i) He has not assigned, transferred, conveyed, or otherwise disposed of any claim, demand, right, or cause of action released herein to any person or entity;</w:t>
      </w:r>
    </w:p>
    <w:p>
      <w:pPr>
        <w:spacing w:line="276" w:lineRule="auto" w:before="0" w:after="120"/>
        <w:ind w:left="432"/>
        <w:jc w:val="both"/>
      </w:pPr>
      <w:r>
        <w:rPr>
          <w:rFonts w:ascii="Times New Roman" w:hAnsi="Times New Roman"/>
          <w:color w:val="000000"/>
          <w:sz w:val="22"/>
        </w:rPr>
        <w:t xml:space="preserve">(ii) He has not filed any lawsuit, complaint, charge, or other proceeding against Greenleaf or any of the Releasees with any court, tribunal, or governmental agency, other than the Oregon OSHA complaint referenced in the Recitals above (Complaint No. OR-OSHA-2024-11872), and he agrees not to file any such lawsuit, complaint, charge, or proceeding in the future with respect to any claim released herein, except as may be required by law or to enforce the terms of this Agreement;</w:t>
      </w:r>
      <w:ins w:id="1073" w:author="Greenleaf Legal Review" w:date="2025-05-15T00:00:00Z">
        <w:r>
          <w:rPr>
            <w:rFonts w:ascii="Times New Roman" w:hAnsi="Times New Roman"/>
            <w:color w:val="000000"/>
            <w:sz w:val="22"/>
          </w:rPr>
          <w:t xml:space="preserve"> provided, however, that nothing in this Agreement shall prohibit or restrict Delano from filing a charge or complaint with, or participating in an investigation or proceeding conducted by, any governmental agency (including but not limited to the Equal Employment Opportunity Commission, the National Labor Relations Board, Oregon OSHA, and the U.S. Department of Labor), and nothing in this Agreement shall be construed to prohibit Delano from receiving any monetary award or bounty from any such agency or under any whistleblower reward program; provided, further, that Delano hereby waives any right to recover personal monetary relief or reinstatement from Greenleaf in any such proceeding to the fullest extent permitted by law;</w:t>
        </w:r>
      </w:ins>
    </w:p>
    <w:p>
      <w:pPr>
        <w:spacing w:line="276" w:lineRule="auto" w:before="0" w:after="120"/>
        <w:ind w:left="432"/>
        <w:jc w:val="both"/>
      </w:pPr>
      <w:r>
        <w:rPr>
          <w:rFonts w:ascii="Times New Roman" w:hAnsi="Times New Roman"/>
          <w:color w:val="000000"/>
          <w:sz w:val="22"/>
        </w:rPr>
        <w:t>(iii) He has the full legal capacity and authority to execute this Agreement and to perform his obligations hereunder, and his execution and performance of this Agreement does not conflict with or violate any other agreement to which he is a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Greenleaf represents and warrants that:</w:t>
      </w:r>
    </w:p>
    <w:p>
      <w:pPr>
        <w:spacing w:line="276" w:lineRule="auto" w:before="0" w:after="120"/>
        <w:ind w:left="432"/>
        <w:jc w:val="both"/>
      </w:pPr>
      <w:r>
        <w:rPr>
          <w:rFonts w:ascii="Times New Roman" w:hAnsi="Times New Roman"/>
          <w:color w:val="000000"/>
          <w:sz w:val="22"/>
        </w:rPr>
        <w:t>(i) It has the full corporate power and authority to enter into this Agreement and to perform its obligations hereunder, and the execution, delivery, and performance of this Agreement has been duly authorized by all necessary corporate action;</w:t>
      </w:r>
    </w:p>
    <w:p>
      <w:pPr>
        <w:spacing w:line="276" w:lineRule="auto" w:before="0" w:after="120"/>
        <w:ind w:left="432"/>
        <w:jc w:val="both"/>
      </w:pPr>
      <w:r>
        <w:rPr>
          <w:rFonts w:ascii="Times New Roman" w:hAnsi="Times New Roman"/>
          <w:color w:val="000000"/>
          <w:sz w:val="22"/>
        </w:rPr>
        <w:t>(ii) The person executing this Agreement on behalf of Greenleaf is duly authorized to do so and to bind Greenleaf to the terms and conditions contained herein.</w:t>
      </w:r>
    </w:p>
    <w:p>
      <w:pPr>
        <w:keepNext/>
        <w:spacing w:line="276" w:lineRule="auto" w:before="200" w:after="80"/>
        <w:ind w:left="0"/>
      </w:pPr>
      <w:r>
        <w:rPr>
          <w:rFonts w:ascii="Times New Roman" w:hAnsi="Times New Roman"/>
          <w:b/>
          <w:color w:val="000000"/>
          <w:sz w:val="22"/>
        </w:rPr>
        <w:t>Section 16. Execution and Consideration Period</w:t>
      </w:r>
    </w:p>
    <w:p>
      <w:pPr>
        <w:spacing w:line="276" w:lineRule="auto" w:before="0" w:after="120"/>
        <w:jc w:val="both"/>
      </w:pPr>
      <w:r>
        <w:rPr>
          <w:rFonts w:ascii="Times New Roman" w:hAnsi="Times New Roman"/>
          <w:color w:val="000000"/>
          <w:sz w:val="22"/>
        </w:rPr>
        <w:t xml:space="preserve">Delano shall have </w:t>
      </w:r>
      <w:del w:id="1074" w:author="Greenleaf Legal Review" w:date="2025-05-15T00:00:00Z">
        <w:r>
          <w:rPr>
            <w:rFonts w:ascii="Times New Roman" w:hAnsi="Times New Roman"/>
            <w:color w:val="000000"/>
            <w:sz w:val="22"/>
          </w:rPr>
          <w:delText xml:space="preserve">fourteen</w:delText>
        </w:r>
      </w:del>
      <w:ins w:id="1075" w:author="Greenleaf Legal Review" w:date="2025-05-15T00:00:00Z">
        <w:r>
          <w:rPr>
            <w:rFonts w:ascii="Times New Roman" w:hAnsi="Times New Roman"/>
            <w:color w:val="000000"/>
            <w:sz w:val="22"/>
          </w:rPr>
          <w:t xml:space="preserve">twenty-one</w:t>
        </w:r>
      </w:ins>
      <w:r>
        <w:rPr>
          <w:rFonts w:ascii="Times New Roman" w:hAnsi="Times New Roman"/>
          <w:color w:val="000000"/>
          <w:sz w:val="22"/>
        </w:rPr>
        <w:t xml:space="preserve"> </w:t>
      </w:r>
      <w:del w:id="1076" w:author="Greenleaf Legal Review" w:date="2025-05-15T00:00:00Z">
        <w:r>
          <w:rPr>
            <w:rFonts w:ascii="Times New Roman" w:hAnsi="Times New Roman"/>
            <w:color w:val="000000"/>
            <w:sz w:val="22"/>
          </w:rPr>
          <w:delText xml:space="preserve">(14)</w:delText>
        </w:r>
      </w:del>
      <w:ins w:id="1077" w:author="Greenleaf Legal Review" w:date="2025-05-15T00:00:00Z">
        <w:r>
          <w:rPr>
            <w:rFonts w:ascii="Times New Roman" w:hAnsi="Times New Roman"/>
            <w:color w:val="000000"/>
            <w:sz w:val="22"/>
          </w:rPr>
          <w:t xml:space="preserve">(21)</w:t>
        </w:r>
      </w:ins>
      <w:r>
        <w:rPr>
          <w:rFonts w:ascii="Times New Roman" w:hAnsi="Times New Roman"/>
          <w:color w:val="000000"/>
          <w:sz w:val="22"/>
        </w:rPr>
        <w:t xml:space="preserve"> calendar days from the date of receipt of this Agreement to review, consider, and execute it. If Delano does not execute and return a signed copy of this Agreement to Engel &amp; Associates, P.C., or to Greenleaf's General Counsel within the </w:t>
      </w:r>
      <w:del w:id="1078" w:author="Greenleaf Legal Review" w:date="2025-05-15T00:00:00Z">
        <w:r>
          <w:rPr>
            <w:rFonts w:ascii="Times New Roman" w:hAnsi="Times New Roman"/>
            <w:color w:val="000000"/>
            <w:sz w:val="22"/>
          </w:rPr>
          <w:delText xml:space="preserve">fourteen</w:delText>
        </w:r>
      </w:del>
      <w:ins w:id="1079" w:author="Greenleaf Legal Review" w:date="2025-05-15T00:00:00Z">
        <w:r>
          <w:rPr>
            <w:rFonts w:ascii="Times New Roman" w:hAnsi="Times New Roman"/>
            <w:color w:val="000000"/>
            <w:sz w:val="22"/>
          </w:rPr>
          <w:t xml:space="preserve">twenty-one</w:t>
        </w:r>
      </w:ins>
      <w:r>
        <w:rPr>
          <w:rFonts w:ascii="Times New Roman" w:hAnsi="Times New Roman"/>
          <w:color w:val="000000"/>
          <w:sz w:val="22"/>
        </w:rPr>
        <w:t xml:space="preserve"> </w:t>
      </w:r>
      <w:del w:id="1080" w:author="Greenleaf Legal Review" w:date="2025-05-15T00:00:00Z">
        <w:r>
          <w:rPr>
            <w:rFonts w:ascii="Times New Roman" w:hAnsi="Times New Roman"/>
            <w:color w:val="000000"/>
            <w:sz w:val="22"/>
          </w:rPr>
          <w:delText xml:space="preserve">(14)</w:delText>
        </w:r>
      </w:del>
      <w:ins w:id="1081" w:author="Greenleaf Legal Review" w:date="2025-05-15T00:00:00Z">
        <w:r>
          <w:rPr>
            <w:rFonts w:ascii="Times New Roman" w:hAnsi="Times New Roman"/>
            <w:color w:val="000000"/>
            <w:sz w:val="22"/>
          </w:rPr>
          <w:t xml:space="preserve">(21)</w:t>
        </w:r>
      </w:ins>
      <w:r>
        <w:rPr>
          <w:rFonts w:ascii="Times New Roman" w:hAnsi="Times New Roman"/>
          <w:color w:val="000000"/>
          <w:sz w:val="22"/>
        </w:rPr>
        <w:t xml:space="preserve"> calendar day period, this offer of settlement shall automatically expire and be of no further force or effect, and neither Party shall have any obligation hereunder.</w:t>
      </w:r>
      <w:ins w:id="1082" w:author="Greenleaf Legal Review" w:date="2025-05-15T00:00:00Z">
        <w:r>
          <w:rPr>
            <w:rFonts w:ascii="Times New Roman" w:hAnsi="Times New Roman"/>
            <w:color w:val="000000"/>
            <w:sz w:val="22"/>
          </w:rPr>
          <w:t xml:space="preserve"> Following Delano's execution of this Agreement, Delano shall have seven (7) calendar days to revoke this Agreement as provided in Section 5(g). This Agreement shall not become effective or enforceable, and no payments shall be due, until the seven (7) day revocation period has expired without revocation (the "Effective Date").</w:t>
        </w:r>
      </w:ins>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when taken together, shall constitute one and the same instrument. Facsimile signatures and electronic (PDF) signatures transmitted by email or other electronic means shall be deemed original signatures for all purposes of this Agreement and shall be sufficient to bind each Party hereto.</w:t>
      </w:r>
    </w:p>
    <w:p>
      <w:r>
        <w:br w:type="page"/>
      </w:r>
    </w:p>
    <w:p>
      <w:pPr>
        <w:keepNext/>
        <w:spacing w:line="276" w:lineRule="auto" w:before="200" w:after="80"/>
        <w:ind w:left="0"/>
      </w:pPr>
      <w:r>
        <w:rPr>
          <w:rFonts w:ascii="Times New Roman" w:hAnsi="Times New Roman"/>
          <w:b/>
          <w:color w:val="000000"/>
          <w:sz w:val="22"/>
        </w:rPr>
        <w:t>Section 17.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to be invalid, illegal, or unenforceable by a court of competent jurisdiction, such invalidity, illegality, or unenforceability shall not affect any other provision of this Agreement, and the remaining provisions shall continue in full force and effect as if such invalid, illegal, or unenforceable provision had not been included herein. The Parties agree that in the event any provision is determined to be invalid, illegal, or unenforceable, such provision shall be modified to the minimum extent necessary to make it valid, legal, and enforceable while preserving the Parties' original intent to the greatest extent possible.</w:t>
      </w:r>
    </w:p>
    <w:p>
      <w:pPr>
        <w:keepNext/>
        <w:spacing w:line="276" w:lineRule="auto" w:before="200" w:after="80"/>
        <w:ind w:left="0"/>
      </w:pPr>
      <w:r>
        <w:rPr>
          <w:rFonts w:ascii="Times New Roman" w:hAnsi="Times New Roman"/>
          <w:b/>
          <w:color w:val="000000"/>
          <w:sz w:val="22"/>
        </w:rPr>
        <w:t>Section 18. Entire Agreement</w:t>
      </w:r>
    </w:p>
    <w:p>
      <w:pPr>
        <w:spacing w:line="276" w:lineRule="auto" w:before="0" w:after="120"/>
        <w:jc w:val="both"/>
      </w:pPr>
      <w:r>
        <w:rPr>
          <w:rFonts w:ascii="Times New Roman" w:hAnsi="Times New Roman"/>
          <w:color w:val="000000"/>
          <w:sz w:val="22"/>
        </w:rPr>
        <w:t xml:space="preserve">This Agreement constitutes the entire agreement between the Parties with respect to the subject matter hereof and supersedes all prior and contemporaneous negotiations, representations, agreements, promises, and understandings, whether written or oral, relating to such subject matter, including but not limited to any prior offer letters, employment agreements, memoranda of understanding, or term sheets exchanged between the Parties in connection with the resolution of the disputes addressed </w:t>
      </w:r>
      <w:del w:id="1083" w:author="Greenleaf Legal Review" w:date="2025-05-15T00:00:00Z">
        <w:r>
          <w:rPr>
            <w:rFonts w:ascii="Times New Roman" w:hAnsi="Times New Roman"/>
            <w:color w:val="000000"/>
            <w:sz w:val="22"/>
          </w:rPr>
          <w:delText xml:space="preserve">herein.</w:delText>
        </w:r>
      </w:del>
      <w:ins w:id="1084" w:author="Greenleaf Legal Review" w:date="2025-05-15T00:00:00Z">
        <w:r>
          <w:rPr>
            <w:rFonts w:ascii="Times New Roman" w:hAnsi="Times New Roman"/>
            <w:color w:val="000000"/>
            <w:sz w:val="22"/>
          </w:rPr>
          <w:t xml:space="preserve">herein; provided, however, that the Greenleaf 2021 Equity Incentive Plan and the RSU Grant Agreement dated July 1, 2022 shall remain in full force and effect solely with respect to the administration, tax treatment, and terms of the RSUs accelerated pursuant to Section 3(d) of this Agreement, and to the extent of any conflict between this Agreement and such Plan or Grant Agreement with respect to such RSUs, the terms of the Plan and Grant Agreement shall control.</w:t>
        </w:r>
      </w:ins>
      <w:r>
        <w:rPr>
          <w:rFonts w:ascii="Times New Roman" w:hAnsi="Times New Roman"/>
          <w:color w:val="000000"/>
          <w:sz w:val="22"/>
        </w:rPr>
        <w:t xml:space="preserve"> No amendment, modification, supplement, or waiver of any provision of this Agreement shall be effective unless made in writing and signed by both Parties. No waiver of any breach or default under this Agreement shall constitute a waiver of any subsequent breach or default.</w:t>
      </w:r>
    </w:p>
    <w:p>
      <w:pPr>
        <w:keepNext/>
        <w:spacing w:line="276" w:lineRule="auto" w:before="200" w:after="80"/>
        <w:ind w:left="0"/>
        <w:rPr>
          <w:ins w:id="1091" w:author="Greenleaf Legal Review" w:date="2025-05-15T00:00:00Z"/>
        </w:rPr>
      </w:pPr>
      <w:ins w:id="1092" w:author="Greenleaf Legal Review" w:date="2025-05-15T00:00:00Z">
        <w:r>
          <w:rPr>
            <w:rFonts w:ascii="Times New Roman" w:hAnsi="Times New Roman"/>
            <w:b/>
            <w:color w:val="000000"/>
            <w:sz w:val="22"/>
          </w:rPr>
          <w:t xml:space="preserve">Section 19. Governing Law and Venue</w:t>
        </w:r>
      </w:ins>
    </w:p>
    <w:p>
      <w:pPr>
        <w:spacing w:line="276" w:lineRule="auto" w:before="0" w:after="120"/>
        <w:jc w:val="both"/>
        <w:rPr>
          <w:ins w:id="1093" w:author="Greenleaf Legal Review" w:date="2025-05-15T00:00:00Z"/>
        </w:rPr>
      </w:pPr>
      <w:ins w:id="1094" w:author="Greenleaf Legal Review" w:date="2025-05-15T00:00:00Z">
        <w:r>
          <w:rPr>
            <w:rFonts w:ascii="Times New Roman" w:hAnsi="Times New Roman"/>
            <w:color w:val="000000"/>
            <w:sz w:val="22"/>
          </w:rPr>
          <w:t xml:space="preserve">This Agreement shall be governed by and construed in accordance with the laws of the State of Oregon, without regard to its conflict of laws principles. The Parties irrevocably submit to the exclusive jurisdiction and venue of the state and federal courts located in Multnomah County, Oregon, for the resolution of any dispute arising out of or relating to this Agreement, and each Party hereby waives any objection to such jurisdiction and venue on the basis of forum non conveniens or any other grounds.</w:t>
        </w:r>
      </w:ins>
    </w:p>
    <w:p>
      <w:pPr>
        <w:keepNext/>
        <w:spacing w:line="276" w:lineRule="auto" w:before="200" w:after="80"/>
        <w:ind w:left="0"/>
        <w:rPr>
          <w:ins w:id="1095" w:author="Greenleaf Legal Review" w:date="2025-05-15T00:00:00Z"/>
        </w:rPr>
      </w:pPr>
      <w:ins w:id="1096" w:author="Greenleaf Legal Review" w:date="2025-05-15T00:00:00Z">
        <w:r>
          <w:rPr>
            <w:rFonts w:ascii="Times New Roman" w:hAnsi="Times New Roman"/>
            <w:b/>
            <w:color w:val="000000"/>
            <w:sz w:val="22"/>
          </w:rPr>
          <w:t xml:space="preserve">Section 20. Return of Company Property</w:t>
        </w:r>
      </w:ins>
    </w:p>
    <w:p>
      <w:pPr>
        <w:spacing w:line="276" w:lineRule="auto" w:before="0" w:after="120"/>
        <w:jc w:val="both"/>
        <w:rPr>
          <w:ins w:id="1097" w:author="Greenleaf Legal Review" w:date="2025-05-15T00:00:00Z"/>
        </w:rPr>
      </w:pPr>
      <w:ins w:id="1098" w:author="Greenleaf Legal Review" w:date="2025-05-15T00:00:00Z">
        <w:r>
          <w:rPr>
            <w:rFonts w:ascii="Times New Roman" w:hAnsi="Times New Roman"/>
            <w:color w:val="000000"/>
            <w:sz w:val="22"/>
          </w:rPr>
          <w:t xml:space="preserve">Delano represents and warrants that, on or before the Separation Date, he returned to Greenleaf all property of Greenleaf in his possession, custody, or control, including without limitation all keys, access cards, credit cards, laptop computers, mobile phones, tablets, documents, files, records, data, and any other tangible or intangible property of Greenleaf, and that he has not retained any copies thereof. Delano further represents that he has returned or destroyed all Greenleaf confidential information in his possession and has not retained any copies. Delano shall promptly surrender to Greenleaf any Greenleaf property discovered after the Effective Date.</w:t>
        </w:r>
      </w:ins>
    </w:p>
    <w:p>
      <w:pPr>
        <w:keepNext/>
        <w:spacing w:line="276" w:lineRule="auto" w:before="200" w:after="80"/>
        <w:ind w:left="0"/>
        <w:rPr>
          <w:ins w:id="1099" w:author="Greenleaf Legal Review" w:date="2025-05-15T00:00:00Z"/>
        </w:rPr>
      </w:pPr>
      <w:ins w:id="1100" w:author="Greenleaf Legal Review" w:date="2025-05-15T00:00:00Z">
        <w:r>
          <w:rPr>
            <w:rFonts w:ascii="Times New Roman" w:hAnsi="Times New Roman"/>
            <w:b/>
            <w:color w:val="000000"/>
            <w:sz w:val="22"/>
          </w:rPr>
          <w:t xml:space="preserve">Section 21. Confidential Information and Trade Secrets</w:t>
        </w:r>
      </w:ins>
    </w:p>
    <w:p>
      <w:pPr>
        <w:spacing w:line="276" w:lineRule="auto" w:before="0" w:after="120"/>
        <w:jc w:val="both"/>
        <w:rPr>
          <w:ins w:id="1101" w:author="Greenleaf Legal Review" w:date="2025-05-15T00:00:00Z"/>
        </w:rPr>
      </w:pPr>
      <w:ins w:id="1102" w:author="Greenleaf Legal Review" w:date="2025-05-15T00:00:00Z">
        <w:r>
          <w:rPr>
            <w:rFonts w:ascii="Times New Roman" w:hAnsi="Times New Roman"/>
            <w:color w:val="000000"/>
            <w:sz w:val="22"/>
          </w:rPr>
          <w:t xml:space="preserve">Delano acknowledges that during his employment he had access to and became familiar with confidential and proprietary information of Greenleaf, including without limitation information regarding Greenleaf's supply chain operations, vendor and supplier relationships, pricing, cold-chain protocols, product formulations, customer lists, business strategies, and financial information (collectively, "Confidential Information"). Delano agrees that he shall not, at any time after the Separation Date, use, disclose, or make available to any third party any Confidential Information, except as required by law or as expressly permitted by Section 6 of this Agreement. The obligations of this Section 21 shall survive the termination of this Agreement. Pursuant to 18 U.S.C. § 1833(b), Delano shall not be held criminally or civilly liable under any federal or state trade secret law for the disclosure of a trade secret made (i) in confidence to a government official or an attorney solely to report or investigate a suspected violation of law, or (ii) in a filing under seal in a lawsuit or other proceeding.</w:t>
        </w:r>
      </w:ins>
    </w:p>
    <w:p>
      <w:pPr>
        <w:keepNext/>
        <w:spacing w:line="276" w:lineRule="auto" w:before="200" w:after="80"/>
        <w:ind w:left="0"/>
        <w:rPr>
          <w:ins w:id="1103" w:author="Greenleaf Legal Review" w:date="2025-05-15T00:00:00Z"/>
        </w:rPr>
      </w:pPr>
      <w:ins w:id="1104" w:author="Greenleaf Legal Review" w:date="2025-05-15T00:00:00Z">
        <w:r>
          <w:rPr>
            <w:rFonts w:ascii="Times New Roman" w:hAnsi="Times New Roman"/>
            <w:b/>
            <w:color w:val="000000"/>
            <w:sz w:val="22"/>
          </w:rPr>
          <w:t xml:space="preserve">Section 22. Cooperation</w:t>
        </w:r>
      </w:ins>
    </w:p>
    <w:p>
      <w:pPr>
        <w:spacing w:line="276" w:lineRule="auto" w:before="0" w:after="120"/>
        <w:jc w:val="both"/>
        <w:rPr>
          <w:ins w:id="1105" w:author="Greenleaf Legal Review" w:date="2025-05-15T00:00:00Z"/>
        </w:rPr>
      </w:pPr>
      <w:ins w:id="1106" w:author="Greenleaf Legal Review" w:date="2025-05-15T00:00:00Z">
        <w:r>
          <w:rPr>
            <w:rFonts w:ascii="Times New Roman" w:hAnsi="Times New Roman"/>
            <w:color w:val="000000"/>
            <w:sz w:val="22"/>
          </w:rPr>
          <w:t xml:space="preserve">Following the Effective Date, Delano shall reasonably cooperate with Greenleaf in connection with (a) the transition of his former responsibilities, (b) any internal or external investigation, audit, or proceeding involving matters within the scope of Delano's former duties, and (c) any litigation or other proceeding in which Greenleaf is or may become a party and to which Delano's knowledge or involvement is relevant. Greenleaf shall reimburse Delano for reasonable, documented out-of-pocket expenses incurred in providing such cooperation and shall make reasonable efforts to accommodate Delano's schedule. Nothing in this Section 22 shall require Delano to act inconsistently with his rights under Section 6 or his right to communicate with governmental agencies.</w:t>
        </w:r>
      </w:ins>
    </w:p>
    <w:p>
      <w:pPr>
        <w:keepNext/>
        <w:spacing w:line="276" w:lineRule="auto" w:before="200" w:after="80"/>
        <w:ind w:left="0"/>
        <w:rPr>
          <w:ins w:id="1107" w:author="Greenleaf Legal Review" w:date="2025-05-15T00:00:00Z"/>
        </w:rPr>
      </w:pPr>
      <w:ins w:id="1108" w:author="Greenleaf Legal Review" w:date="2025-05-15T00:00:00Z">
        <w:r>
          <w:rPr>
            <w:rFonts w:ascii="Times New Roman" w:hAnsi="Times New Roman"/>
            <w:b/>
            <w:color w:val="000000"/>
            <w:sz w:val="22"/>
          </w:rPr>
          <w:t xml:space="preserve">Section 23. Notices</w:t>
        </w:r>
      </w:ins>
    </w:p>
    <w:p>
      <w:pPr>
        <w:spacing w:line="276" w:lineRule="auto" w:before="0" w:after="120"/>
        <w:jc w:val="both"/>
        <w:rPr>
          <w:ins w:id="1109" w:author="Greenleaf Legal Review" w:date="2025-05-15T00:00:00Z"/>
        </w:rPr>
      </w:pPr>
      <w:ins w:id="1110" w:author="Greenleaf Legal Review" w:date="2025-05-15T00:00:00Z">
        <w:r>
          <w:rPr>
            <w:rFonts w:ascii="Times New Roman" w:hAnsi="Times New Roman"/>
            <w:color w:val="000000"/>
            <w:sz w:val="22"/>
          </w:rPr>
          <w:t xml:space="preserve">All notices and other communications required or permitted under this Agreement shall be in writing and shall be deemed duly given when delivered personally, when sent by certified mail (return receipt requested), or when sent by email with confirmation of receipt, in each case to the addresses set forth in the Preamble (or to such other address as a Party may designate by written notice). Any notice of revocation under Section 5(g) shall be delivered to Greenleaf's General Counsel at Greenleaf Organic Foods, Inc., 4200 NW Yeon Avenue, Portland, OR 97210.</w:t>
        </w:r>
      </w:ins>
    </w:p>
    <w:p>
      <w:pPr>
        <w:keepNext/>
        <w:spacing w:line="276" w:lineRule="auto" w:before="200" w:after="80"/>
        <w:ind w:left="0"/>
        <w:rPr>
          <w:ins w:id="1111" w:author="Greenleaf Legal Review" w:date="2025-05-15T00:00:00Z"/>
        </w:rPr>
      </w:pPr>
      <w:ins w:id="1112" w:author="Greenleaf Legal Review" w:date="2025-05-15T00:00:00Z">
        <w:r>
          <w:rPr>
            <w:rFonts w:ascii="Times New Roman" w:hAnsi="Times New Roman"/>
            <w:b/>
            <w:color w:val="000000"/>
            <w:sz w:val="22"/>
          </w:rPr>
          <w:t xml:space="preserve">Section 24. Successors and Assigns</w:t>
        </w:r>
      </w:ins>
    </w:p>
    <w:p>
      <w:pPr>
        <w:spacing w:line="276" w:lineRule="auto" w:before="0" w:after="120"/>
        <w:jc w:val="both"/>
        <w:rPr>
          <w:ins w:id="1113" w:author="Greenleaf Legal Review" w:date="2025-05-15T00:00:00Z"/>
        </w:rPr>
      </w:pPr>
      <w:ins w:id="1114" w:author="Greenleaf Legal Review" w:date="2025-05-15T00:00:00Z">
        <w:r>
          <w:rPr>
            <w:rFonts w:ascii="Times New Roman" w:hAnsi="Times New Roman"/>
            <w:color w:val="000000"/>
            <w:sz w:val="22"/>
          </w:rPr>
          <w:t xml:space="preserve">This Agreement shall be binding upon and inure to the benefit of the Parties and their respective heirs, executors, administrators, successors, and assigns. Greenleaf may assign this Agreement to any successor entity or affiliate. Delano may not assign this Agreement or any of his rights or obligations hereunder without the prior written consent of Greenleaf.</w:t>
        </w:r>
      </w:ins>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General Release of All Claims as of the date first set forth above.</w:t>
      </w:r>
    </w:p>
    <w:p>
      <w:pPr>
        <w:spacing w:line="240" w:lineRule="auto" w:before="20" w:after="20"/>
        <w:jc w:val="both"/>
      </w:pPr>
      <w:r>
        <w:rPr>
          <w:rFonts w:ascii="Times New Roman" w:hAnsi="Times New Roman"/>
          <w:b/>
          <w:color w:val="000000"/>
          <w:sz w:val="22"/>
        </w:rPr>
        <w:t>GREENLEAF ORGANIC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MARCUS R. DELANO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(printed): Marcus R. Delano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Approved as to Form:</w:t>
      </w:r>
    </w:p>
    <w:p>
      <w:pPr>
        <w:spacing w:line="240" w:lineRule="auto" w:before="20" w:after="20"/>
        <w:jc w:val="both"/>
      </w:pPr>
      <w:r>
        <w:rPr>
          <w:rFonts w:ascii="Times New Roman" w:hAnsi="Times New Roman"/>
          <w:b/>
          <w:color w:val="000000"/>
          <w:sz w:val="22"/>
        </w:rPr>
        <w:t>ENGEL &amp; ASSOCIATES,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Engel, Esq. Oregon Bar No. 091247 Counsel for Marcus R. Delano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by Engel &amp; Associates, P.C. | Confidential Settlement Document | May 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Engel &amp; Associates, P.C.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Delano / Greenleaf Organic Foods,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