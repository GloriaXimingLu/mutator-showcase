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Settlement Agreement and General Release of All Claims ("Agreement") is entered into as of </w:t>
      </w:r>
      <w:del w:id="1001" w:author="Greenleaf GC Review" w:date="2025-05-14T00:00:00Z">
        <w:r>
          <w:rPr>
            <w:rFonts w:ascii="Times New Roman" w:hAnsi="Times New Roman"/>
            <w:color w:val="000000"/>
            <w:sz w:val="22"/>
          </w:rPr>
          <w:delText xml:space="preserve">May 5, 2025 ("Effective Date")</w:delText>
        </w:r>
      </w:del>
      <w:ins w:id="1002" w:author="Greenleaf GC Review" w:date="2025-05-14T00:00:00Z">
        <w:r>
          <w:rPr>
            <w:rFonts w:ascii="Times New Roman" w:hAnsi="Times New Roman"/>
            <w:color w:val="000000"/>
            <w:sz w:val="22"/>
          </w:rPr>
          <w:t xml:space="preserve">the date of the last signature affixed below (the "Effective Date," as defined in Section 1(b))</w:t>
        </w:r>
      </w:ins>
      <w:r>
        <w:rPr>
          <w:rFonts w:ascii="Times New Roman" w:hAnsi="Times New Roman"/>
          <w:color w:val="000000"/>
          <w:sz w:val="22"/>
        </w:rPr>
        <w:t xml:space="preserv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Date" means </w:t>
      </w:r>
      <w:del w:id="1003" w:author="Greenleaf GC Review" w:date="2025-05-14T00:00:00Z">
        <w:r>
          <w:rPr>
            <w:rFonts w:ascii="Times New Roman" w:hAnsi="Times New Roman"/>
            <w:color w:val="000000"/>
            <w:sz w:val="22"/>
          </w:rPr>
          <w:delText xml:space="preserve">May 5, 2025, the date first set forth above.</w:delText>
        </w:r>
      </w:del>
      <w:ins w:id="1004" w:author="Greenleaf GC Review" w:date="2025-05-14T00:00:00Z">
        <w:r>
          <w:rPr>
            <w:rFonts w:ascii="Times New Roman" w:hAnsi="Times New Roman"/>
            <w:color w:val="000000"/>
            <w:sz w:val="22"/>
          </w:rPr>
          <w:t xml:space="preserve">the eighth (8th) calendar day after the date on which Delano signs this Agreement, provided that Delano does not revoke his acceptance during the seven (7) calendar day revocation period set forth in Section 16. If Delano timely revokes his acceptance pursuant to Section 16, this Agreement shall be null and void and of no force or effect.</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spacing w:line="276" w:lineRule="auto" w:before="0" w:after="120"/>
        <w:jc w:val="both"/>
        <w:rPr>
          <w:ins w:id="1021" w:author="Greenleaf GC Review" w:date="2025-05-14T00:00:00Z"/>
        </w:rPr>
      </w:pPr>
      <w:ins w:id="1022" w:author="Greenleaf GC Review" w:date="2025-05-14T00:00:00Z">
        <w:r>
          <w:rPr>
            <w:rFonts w:ascii="Times New Roman" w:hAnsi="Times New Roman"/>
            <w:color w:val="000000"/>
            <w:sz w:val="22"/>
          </w:rPr>
          <w:t xml:space="preserve">Nothing in this Agreement shall affect Delano's vested benefits under the Greenleaf Organic Foods, Inc. 401(k) Plan, including his vested account balance and any vested employer matching contributions, which shall remain governed by the terms of the 401(k) Plan and the applicable plan administrator. Delano shall be entitled to elect a direct rollover or distribution of his vested 401(k) account balance in accordance with the terms of the 401(k) Plan and applicable law.</w:t>
        </w:r>
      </w:ins>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(d) Accelerated Vesting of Restricted Stock Units.</w:t>
      </w:r>
      <w:r>
        <w:rPr>
          <w:rFonts w:ascii="Times New Roman" w:hAnsi="Times New Roman"/>
          <w:color w:val="000000"/>
          <w:sz w:val="22"/>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w:t>
      </w:r>
      <w:del w:id="1005" w:author="Greenleaf GC Review" w:date="2025-05-14T00:00:00Z">
        <w:r>
          <w:rPr>
            <w:rFonts w:ascii="Times New Roman" w:hAnsi="Times New Roman"/>
            <w:color w:val="000000"/>
            <w:sz w:val="22"/>
          </w:rPr>
          <w:delText xml:space="preserve">Ten Dollars ($10.00) per share, based on the most recent independent valuation conducted by Ridgepoint Valuation Services, representing a total value of Fifty Thousand Dollars ($50,000.00)</w:delText>
        </w:r>
      </w:del>
      <w:ins w:id="1006" w:author="Greenleaf GC Review" w:date="2025-05-14T00:00:00Z">
        <w:r>
          <w:rPr>
            <w:rFonts w:ascii="Times New Roman" w:hAnsi="Times New Roman"/>
            <w:color w:val="000000"/>
            <w:sz w:val="22"/>
          </w:rPr>
          <w:t xml:space="preserve">Twelve Dollars and Fifty Cents ($12.50) per share, based on the most recent independent 409A valuation conducted by Ridgepoint Valuation Services dated January 15, 2025, representing a total value of Sixty-Two Thousand Five Hundred Dollars ($62,500.00)</w:t>
        </w:r>
      </w:ins>
      <w:r>
        <w:rPr>
          <w:rFonts w:ascii="Times New Roman" w:hAnsi="Times New Roman"/>
          <w:color w:val="000000"/>
          <w:sz w:val="22"/>
        </w:rPr>
        <w:t xml:space="preserve">.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pPr>
        <w:spacing w:line="276" w:lineRule="auto" w:before="0" w:after="120"/>
        <w:jc w:val="both"/>
      </w:pPr>
      <w:r>
        <w:rPr>
          <w:rFonts w:ascii="Times New Roman" w:hAnsi="Times New Roman"/>
          <w:b/>
          <w:color w:val="000000"/>
          <w:sz w:val="22"/>
        </w:rPr>
        <w:t>(e) Total Settlement Value.</w:t>
      </w:r>
      <w:r>
        <w:rPr>
          <w:rFonts w:ascii="Times New Roman" w:hAnsi="Times New Roman"/>
          <w:color w:val="000000"/>
          <w:sz w:val="22"/>
        </w:rPr>
        <w:t xml:space="preserve"> The aggregate Settlement Payment under this Agreement is </w:t>
      </w:r>
      <w:del w:id="1007" w:author="Greenleaf GC Review" w:date="2025-05-14T00:00:00Z">
        <w:r>
          <w:rPr>
            <w:rFonts w:ascii="Times New Roman" w:hAnsi="Times New Roman"/>
            <w:color w:val="000000"/>
            <w:sz w:val="22"/>
          </w:rPr>
          <w:delText xml:space="preserve">Five Hundred Twenty-Five Thousand Dollars ($525,000.00), comprised of the compensatory damages payment ($275,000.00), the back pay payment ($125,000.00), the attorney fees payment ($75,000.00), and the RSU acceleration ($50,000.00).</w:delText>
        </w:r>
      </w:del>
      <w:ins w:id="1008" w:author="Greenleaf GC Review" w:date="2025-05-14T00:00:00Z">
        <w:r>
          <w:rPr>
            <w:rFonts w:ascii="Times New Roman" w:hAnsi="Times New Roman"/>
            <w:color w:val="000000"/>
            <w:sz w:val="22"/>
          </w:rPr>
          <w:t xml:space="preserve">Five Hundred Thirty-Seven Thousand Five Hundred Dollars ($537,500.00), comprised of the compensatory damages payment ($275,000.00), the back pay payment ($125,000.00), the attorney fees payment ($75,000.00), and the RSU acceleration ($62,500.00).</w:t>
        </w:r>
      </w:ins>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 xml:space="preserve">(c) Delano has been given a period of </w:t>
      </w:r>
      <w:del w:id="1009" w:author="Greenleaf GC Review" w:date="2025-05-14T00:00:00Z">
        <w:r>
          <w:rPr>
            <w:rFonts w:ascii="Times New Roman" w:hAnsi="Times New Roman"/>
            <w:color w:val="000000"/>
            <w:sz w:val="22"/>
          </w:rPr>
          <w:delText xml:space="preserve">fourteen (14) calendar days from the date of receipt of this Agreement within which to consider</w:delText>
        </w:r>
      </w:del>
      <w:ins w:id="1010" w:author="Greenleaf GC Review" w:date="2025-05-14T00:00:00Z">
        <w:r>
          <w:rPr>
            <w:rFonts w:ascii="Times New Roman" w:hAnsi="Times New Roman"/>
            <w:color w:val="000000"/>
            <w:sz w:val="22"/>
          </w:rPr>
          <w:t xml:space="preserve">twenty-one (21) calendar days from the date of receipt of this Agreement within which to consider</w:t>
        </w:r>
      </w:ins>
      <w:r>
        <w:rPr>
          <w:rFonts w:ascii="Times New Roman" w:hAnsi="Times New Roman"/>
          <w:color w:val="000000"/>
          <w:sz w:val="22"/>
        </w:rPr>
        <w:t xml:space="preserve"> whether to execute it, which Delano acknowledges is a sufficient and reasonable period of time.</w:t>
      </w:r>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jc w:val="both"/>
        <w:rPr>
          <w:ins w:id="1023" w:author="Greenleaf GC Review" w:date="2025-05-14T00:00:00Z"/>
        </w:rPr>
      </w:pPr>
      <w:ins w:id="1024" w:author="Greenleaf GC Review" w:date="2025-05-14T00:00:00Z">
        <w:r>
          <w:rPr>
            <w:rFonts w:ascii="Times New Roman" w:hAnsi="Times New Roman"/>
            <w:color w:val="000000"/>
            <w:sz w:val="22"/>
          </w:rPr>
          <w:t xml:space="preserve">(g) Delano acknowledges that he has been advised in writing to consult with an attorney of his choosing prior to executing this Agreement and has had a full and adequate opportunity to do so.</w:t>
        </w:r>
      </w:ins>
    </w:p>
    <w:p>
      <w:pPr>
        <w:spacing w:line="276" w:lineRule="auto" w:before="0" w:after="120"/>
        <w:jc w:val="both"/>
        <w:rPr>
          <w:ins w:id="1025" w:author="Greenleaf GC Review" w:date="2025-05-14T00:00:00Z"/>
        </w:rPr>
      </w:pPr>
      <w:ins w:id="1026" w:author="Greenleaf GC Review" w:date="2025-05-14T00:00:00Z">
        <w:r>
          <w:rPr>
            <w:rFonts w:ascii="Times New Roman" w:hAnsi="Times New Roman"/>
            <w:color w:val="000000"/>
            <w:sz w:val="22"/>
          </w:rPr>
          <w:t xml:space="preserve">(h) Delano understands that, for a period of seven (7) calendar days following his execution of this Agreement, he may revoke this Agreement as provided in Section 16, and that this Agreement shall not become effective or enforceable, and no payments shall be due, until the expiration of that seven (7) calendar day revocation period.</w:t>
        </w:r>
      </w:ins>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jc w:val="both"/>
        <w:rPr>
          <w:ins w:id="1027" w:author="Greenleaf GC Review" w:date="2025-05-14T00:00:00Z"/>
        </w:rPr>
      </w:pPr>
      <w:ins w:id="1028" w:author="Greenleaf GC Review" w:date="2025-05-14T00:00:00Z">
        <w:r>
          <w:rPr>
            <w:rFonts w:ascii="Times New Roman" w:hAnsi="Times New Roman"/>
            <w:color w:val="000000"/>
            <w:sz w:val="22"/>
          </w:rPr>
          <w:t xml:space="preserve">(v) to any governmental agency, regulator, or law enforcement authority, including without limitation the U.S. Equal Employment Opportunity Commission, the U.S. Securities and Exchange Commission, Oregon OSHA, the Oregon Bureau of Labor and Industries, the National Labor Relations Board, and the U.S. Department of Labor, in connection with the reporting of possible violations of law or participation in any investigation or proceeding; provided, however, that Delano may not disclose the terms of this Agreement except as permitted by law or as necessary to participate in such investigation or proceeding.</w:t>
        </w:r>
      </w:ins>
    </w:p>
    <w:p>
      <w:pPr>
        <w:spacing w:line="276" w:lineRule="auto" w:before="0" w:after="120"/>
        <w:jc w:val="both"/>
      </w:pPr>
      <w:r>
        <w:rPr>
          <w:rFonts w:ascii="Times New Roman" w:hAnsi="Times New Roman"/>
          <w:color w:val="000000"/>
          <w:sz w:val="22"/>
        </w:rPr>
        <w:t>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pPr>
        <w:spacing w:line="276" w:lineRule="auto" w:before="0" w:after="120"/>
        <w:jc w:val="both"/>
        <w:rPr>
          <w:ins w:id="1029" w:author="Greenleaf GC Review" w:date="2025-05-14T00:00:00Z"/>
        </w:rPr>
      </w:pPr>
      <w:ins w:id="1030" w:author="Greenleaf GC Review" w:date="2025-05-14T00:00:00Z">
        <w:r>
          <w:rPr>
            <w:rFonts w:ascii="Times New Roman" w:hAnsi="Times New Roman"/>
            <w:color w:val="000000"/>
            <w:sz w:val="22"/>
          </w:rPr>
          <w:t xml:space="preserve">Nothing in this Section 6 shall prohibit, restrict, or discourage Delano from reporting possible violations of law to any governmental agency, communicating with or participating in any investigation or proceeding conducted by any governmental agency, or receiving a monetary award or other compensation from any governmental agency for doing so, in each case without notice to or approval from Greenleaf.</w:t>
        </w:r>
      </w:ins>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w:t>
      </w:r>
      <w:del w:id="1011" w:author="Greenleaf GC Review" w:date="2025-05-14T00:00:00Z">
        <w:r>
          <w:rPr>
            <w:rFonts w:ascii="Times New Roman" w:hAnsi="Times New Roman"/>
            <w:color w:val="000000"/>
            <w:sz w:val="22"/>
          </w:rPr>
          <w:delText xml:space="preserve">shall continue in perpetuity.</w:delText>
        </w:r>
      </w:del>
      <w:ins w:id="1012" w:author="Greenleaf GC Review" w:date="2025-05-14T00:00:00Z">
        <w:r>
          <w:rPr>
            <w:rFonts w:ascii="Times New Roman" w:hAnsi="Times New Roman"/>
            <w:color w:val="000000"/>
            <w:sz w:val="22"/>
          </w:rPr>
          <w:t xml:space="preserve">shall continue for a period of five (5) years following the Effective Date.</w:t>
        </w:r>
      </w:ins>
    </w:p>
    <w:p>
      <w:pPr>
        <w:spacing w:line="276" w:lineRule="auto" w:before="0" w:after="120"/>
        <w:jc w:val="both"/>
        <w:rPr>
          <w:ins w:id="1031" w:author="Greenleaf GC Review" w:date="2025-05-14T00:00:00Z"/>
        </w:rPr>
      </w:pPr>
      <w:ins w:id="1032" w:author="Greenleaf GC Review" w:date="2025-05-14T00:00:00Z">
        <w:r>
          <w:rPr>
            <w:rFonts w:ascii="Times New Roman" w:hAnsi="Times New Roman"/>
            <w:color w:val="000000"/>
            <w:sz w:val="22"/>
          </w:rPr>
          <w:t xml:space="preserve">Nothing in this Section 7 shall prohibit, restrict, or discourage either Party from reporting possible violations of law to any governmental agency, communicating with or participating in any investigation or proceeding conducted by any governmental agency, or receiving a monetary award or other compensation from any governmental agency for doing so, in each case without notice to or approval from the other Party.</w:t>
        </w:r>
      </w:ins>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t>
      </w:r>
      <w:del w:id="1013" w:author="Greenleaf GC Review" w:date="2025-05-14T00:00:00Z">
        <w:r>
          <w:rPr>
            <w:rFonts w:ascii="Times New Roman" w:hAnsi="Times New Roman"/>
            <w:color w:val="000000"/>
            <w:sz w:val="22"/>
          </w:rPr>
          <w:delText xml:space="preserve">within the states of Oregon, Washington, Idaho, and California.</w:delText>
        </w:r>
      </w:del>
      <w:ins w:id="1014" w:author="Greenleaf GC Review" w:date="2025-05-14T00:00:00Z">
        <w:r>
          <w:rPr>
            <w:rFonts w:ascii="Times New Roman" w:hAnsi="Times New Roman"/>
            <w:color w:val="000000"/>
            <w:sz w:val="22"/>
          </w:rPr>
          <w:t xml:space="preserve">within the states of Oregon, Washington, and Idaho.</w:t>
        </w:r>
      </w:ins>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Upon request from any prospective employer or other third party, 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r>
        <w:rPr>
          <w:rFonts w:ascii="Times New Roman" w:hAnsi="Times New Roman"/>
          <w:color w:val="000000"/>
          <w:sz w:val="22"/>
        </w:rPr>
        <w:t>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w:t>
      </w:r>
      <w:del w:id="1015" w:author="Greenleaf GC Review" w:date="2025-05-14T00:00:00Z">
        <w:r>
          <w:rPr>
            <w:rFonts w:ascii="Times New Roman" w:hAnsi="Times New Roman"/>
            <w:color w:val="000000"/>
            <w:sz w:val="22"/>
          </w:rPr>
          <w:delText xml:space="preserve">except as may be required by law or to enforce the terms of this Agreement;</w:delText>
        </w:r>
      </w:del>
      <w:ins w:id="1016" w:author="Greenleaf GC Review" w:date="2025-05-14T00:00:00Z">
        <w:r>
          <w:rPr>
            <w:rFonts w:ascii="Times New Roman" w:hAnsi="Times New Roman"/>
            <w:color w:val="000000"/>
            <w:sz w:val="22"/>
          </w:rPr>
          <w:t xml:space="preserve">except as may be required by law or to enforce the terms of this Agreement; provided, however, that nothing in this Agreement shall prohibit, restrict, or discourage Delano from reporting possible violations of law to any governmental agency, communicating with or participating in any investigation or proceeding conducted by any governmental agency, or receiving a monetary award or other compensation from any governmental agency for doing so, in each case without notice to or approval from Greenleaf;</w:t>
        </w:r>
      </w:ins>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del w:id="1017" w:author="Greenleaf GC Review" w:date="2025-05-14T00:00:00Z">
        <w:r>
          <w:rPr>
            <w:rFonts w:ascii="Times New Roman" w:hAnsi="Times New Roman"/>
            <w:color w:val="000000"/>
            <w:sz w:val="22"/>
          </w:rPr>
          <w:delText xml:space="preserve">Delano shall have fourteen (14) calendar days from the date of receipt of this Agreement to review</w:delText>
        </w:r>
      </w:del>
      <w:ins w:id="1018" w:author="Greenleaf GC Review" w:date="2025-05-14T00:00:00Z">
        <w:r>
          <w:rPr>
            <w:rFonts w:ascii="Times New Roman" w:hAnsi="Times New Roman"/>
            <w:color w:val="000000"/>
            <w:sz w:val="22"/>
          </w:rPr>
          <w:t xml:space="preserve">Delano shall have twenty-one (21) calendar days from the date of receipt of this Agreement to review</w:t>
        </w:r>
      </w:ins>
      <w:r>
        <w:rPr>
          <w:rFonts w:ascii="Times New Roman" w:hAnsi="Times New Roman"/>
          <w:color w:val="000000"/>
          <w:sz w:val="22"/>
        </w:rPr>
        <w:t xml:space="preserve">, consider, and execute it. If Delano does not execute and return a signed copy of this Agreement to Engel &amp; Associates, P.C., or to Greenleaf's General Counsel </w:t>
      </w:r>
      <w:del w:id="1019" w:author="Greenleaf GC Review" w:date="2025-05-14T00:00:00Z">
        <w:r>
          <w:rPr>
            <w:rFonts w:ascii="Times New Roman" w:hAnsi="Times New Roman"/>
            <w:color w:val="000000"/>
            <w:sz w:val="22"/>
          </w:rPr>
          <w:delText xml:space="preserve">within the fourteen (14) calendar day period</w:delText>
        </w:r>
      </w:del>
      <w:ins w:id="1020" w:author="Greenleaf GC Review" w:date="2025-05-14T00:00:00Z">
        <w:r>
          <w:rPr>
            <w:rFonts w:ascii="Times New Roman" w:hAnsi="Times New Roman"/>
            <w:color w:val="000000"/>
            <w:sz w:val="22"/>
          </w:rPr>
          <w:t xml:space="preserve">within the twenty-one (21) calendar day period</w:t>
        </w:r>
      </w:ins>
      <w:r>
        <w:rPr>
          <w:rFonts w:ascii="Times New Roman" w:hAnsi="Times New Roman"/>
          <w:color w:val="000000"/>
          <w:sz w:val="22"/>
        </w:rPr>
        <w:t xml:space="preserve">, this offer of settlement shall automatically expire and be of no further force or effect, and neither Party shall have any obligation hereunder.</w:t>
      </w:r>
    </w:p>
    <w:p>
      <w:pPr>
        <w:spacing w:line="276" w:lineRule="auto" w:before="0" w:after="120"/>
        <w:jc w:val="both"/>
        <w:rPr>
          <w:ins w:id="1033" w:author="Greenleaf GC Review" w:date="2025-05-14T00:00:00Z"/>
        </w:rPr>
      </w:pPr>
      <w:ins w:id="1034" w:author="Greenleaf GC Review" w:date="2025-05-14T00:00:00Z">
        <w:r>
          <w:rPr>
            <w:rFonts w:ascii="Times New Roman" w:hAnsi="Times New Roman"/>
            <w:color w:val="000000"/>
            <w:sz w:val="22"/>
          </w:rPr>
          <w:t xml:space="preserve">Delano further acknowledges and agrees that he may revoke this Agreement for a period of seven (7) calendar days following his execution of this Agreement by delivering written notice of revocation to Greenleaf's General Counsel. If Delano does not revoke within such seven (7) calendar day period, this Agreement shall become effective on the eighth (8th) calendar day after the date of Delano's execution (the "Effective Date," as defined in Section 1(b)). If Delano timely revokes this Agreement, this Agreement shall be null and void and of no force or effect, and neither Party shall have any obligation hereunder. No payments or benefits under this Agreement shall be made or provided until the Effective Date.</w:t>
        </w:r>
      </w:ins>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18.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keepNext/>
        <w:spacing w:line="276" w:lineRule="auto" w:before="200" w:after="80"/>
        <w:ind w:left="0"/>
        <w:rPr>
          <w:ins w:id="1035" w:author="Greenleaf GC Review" w:date="2025-05-14T00:00:00Z"/>
        </w:rPr>
      </w:pPr>
      <w:ins w:id="1036" w:author="Greenleaf GC Review" w:date="2025-05-14T00:00:00Z">
        <w:r>
          <w:rPr>
            <w:rFonts w:ascii="Times New Roman" w:hAnsi="Times New Roman"/>
            <w:b/>
            <w:color w:val="000000"/>
            <w:sz w:val="22"/>
          </w:rPr>
          <w:t xml:space="preserve">Section 19. Return of Company Property</w:t>
        </w:r>
      </w:ins>
    </w:p>
    <w:p>
      <w:pPr>
        <w:spacing w:line="276" w:lineRule="auto" w:before="0" w:after="120"/>
        <w:jc w:val="both"/>
        <w:rPr>
          <w:ins w:id="1037" w:author="Greenleaf GC Review" w:date="2025-05-14T00:00:00Z"/>
        </w:rPr>
      </w:pPr>
      <w:ins w:id="1038" w:author="Greenleaf GC Review" w:date="2025-05-14T00:00:00Z">
        <w:r>
          <w:rPr>
            <w:rFonts w:ascii="Times New Roman" w:hAnsi="Times New Roman"/>
            <w:color w:val="000000"/>
            <w:sz w:val="22"/>
          </w:rPr>
          <w:t xml:space="preserve">Delano represents and warrants that he has returned, or shall return within five (5) business days of the Effective Date, all property of Greenleaf in his possession, custody, or control, including without limitation all keys, access cards, credit cards, laptop computers, mobile phones, tablets, documents, files, records, data, and other tangible and intangible property of Greenleaf, and that he has not retained any copies, extracts, or summaries thereof. Delano further represents and warrants that he has returned or destroyed all Confidential Information of Greenleaf (as defined in Section 21) in his possession and has not retained any copies thereof.</w:t>
        </w:r>
      </w:ins>
    </w:p>
    <w:p>
      <w:pPr>
        <w:keepNext/>
        <w:spacing w:line="276" w:lineRule="auto" w:before="200" w:after="80"/>
        <w:ind w:left="0"/>
        <w:rPr>
          <w:ins w:id="1039" w:author="Greenleaf GC Review" w:date="2025-05-14T00:00:00Z"/>
        </w:rPr>
      </w:pPr>
      <w:ins w:id="1040" w:author="Greenleaf GC Review" w:date="2025-05-14T00:00:00Z">
        <w:r>
          <w:rPr>
            <w:rFonts w:ascii="Times New Roman" w:hAnsi="Times New Roman"/>
            <w:b/>
            <w:color w:val="000000"/>
            <w:sz w:val="22"/>
          </w:rPr>
          <w:t xml:space="preserve">Section 20. Cooperation</w:t>
        </w:r>
      </w:ins>
    </w:p>
    <w:p>
      <w:pPr>
        <w:spacing w:line="276" w:lineRule="auto" w:before="0" w:after="120"/>
        <w:jc w:val="both"/>
        <w:rPr>
          <w:ins w:id="1041" w:author="Greenleaf GC Review" w:date="2025-05-14T00:00:00Z"/>
        </w:rPr>
      </w:pPr>
      <w:ins w:id="1042" w:author="Greenleaf GC Review" w:date="2025-05-14T00:00:00Z">
        <w:r>
          <w:rPr>
            <w:rFonts w:ascii="Times New Roman" w:hAnsi="Times New Roman"/>
            <w:color w:val="000000"/>
            <w:sz w:val="22"/>
          </w:rPr>
          <w:t xml:space="preserve">Following the Effective Date, Delano shall reasonably cooperate with Greenleaf in connection with (a) the transition of his former duties and responsibilities, (b) any matter, project, or engagement with which Delano was materially involved during his employment, and (c) any investigation, audit, claim, dispute, or litigation involving Greenleaf to which Delano has relevant knowledge, including by providing truthful information and, if reasonably requested, making himself available for interviews, depositions, or testimony subject to reasonable scheduling accommodations. Greenleaf shall reimburse Delano for reasonable, documented out-of-pocket expenses incurred in providing such cooperation. Nothing in this Section 20 shall require Delano to provide cooperation that conflicts with his obligations to a subsequent employer, except as required by law or legal process.</w:t>
        </w:r>
      </w:ins>
    </w:p>
    <w:p>
      <w:pPr>
        <w:keepNext/>
        <w:spacing w:line="276" w:lineRule="auto" w:before="200" w:after="80"/>
        <w:ind w:left="0"/>
        <w:rPr>
          <w:ins w:id="1043" w:author="Greenleaf GC Review" w:date="2025-05-14T00:00:00Z"/>
        </w:rPr>
      </w:pPr>
      <w:ins w:id="1044" w:author="Greenleaf GC Review" w:date="2025-05-14T00:00:00Z">
        <w:r>
          <w:rPr>
            <w:rFonts w:ascii="Times New Roman" w:hAnsi="Times New Roman"/>
            <w:b/>
            <w:color w:val="000000"/>
            <w:sz w:val="22"/>
          </w:rPr>
          <w:t xml:space="preserve">Section 21. Confidential Information of Greenleaf</w:t>
        </w:r>
      </w:ins>
    </w:p>
    <w:p>
      <w:pPr>
        <w:spacing w:line="276" w:lineRule="auto" w:before="0" w:after="120"/>
        <w:jc w:val="both"/>
        <w:rPr>
          <w:ins w:id="1045" w:author="Greenleaf GC Review" w:date="2025-05-14T00:00:00Z"/>
        </w:rPr>
      </w:pPr>
      <w:ins w:id="1046" w:author="Greenleaf GC Review" w:date="2025-05-14T00:00:00Z">
        <w:r>
          <w:rPr>
            <w:rFonts w:ascii="Times New Roman" w:hAnsi="Times New Roman"/>
            <w:color w:val="000000"/>
            <w:sz w:val="22"/>
          </w:rPr>
          <w:t xml:space="preserve">Delano acknowledges that, during his employment, he had access to and became familiar with confidential and proprietary information of Greenleaf, including without limitation information regarding Greenleaf's supply chain operations, vendor and supplier relationships and pricing, cold-chain and food safety protocols, distribution logistics, customer lists, business strategies, financial information, and trade secrets (collectively, "Confidential Information"). Delano agrees that, following the Separation Date, he shall not use, disclose, or make available to any third party any Confidential Information, except (a) as required by law or legal process, (b) in connection with the cooperation obligations of Section 20, or (c) as otherwise permitted by this Agreement. The obligations of this Section 21 shall continue for so long as the information remains confidential. Pursuant to the Defend Trade Secrets Act of 2016 (18 U.S.C. § 1833(b)), Delano is hereby notified that an individual shall not be held criminally or civilly liable under any federal or state trade secret law for the disclosure of a trade secret that is made (i) in confidence to a federal, state, or local government official or to an attorney solely for the purpose of reporting or investigating a suspected violation of law, or (ii) in a complaint or other document filed in a lawsuit or other proceeding, if such filing is made under seal. Nothing in this Agreement is intended to conflict with 18 U.S.C. § 1833(b) or to limit Delano's rights thereunder.</w:t>
        </w:r>
      </w:ins>
    </w:p>
    <w:p>
      <w:pPr>
        <w:keepNext/>
        <w:spacing w:line="276" w:lineRule="auto" w:before="200" w:after="80"/>
        <w:ind w:left="0"/>
        <w:rPr>
          <w:ins w:id="1047" w:author="Greenleaf GC Review" w:date="2025-05-14T00:00:00Z"/>
        </w:rPr>
      </w:pPr>
      <w:ins w:id="1048" w:author="Greenleaf GC Review" w:date="2025-05-14T00:00:00Z">
        <w:r>
          <w:rPr>
            <w:rFonts w:ascii="Times New Roman" w:hAnsi="Times New Roman"/>
            <w:b/>
            <w:color w:val="000000"/>
            <w:sz w:val="22"/>
          </w:rPr>
          <w:t xml:space="preserve">Section 22. Governing Law and Venue</w:t>
        </w:r>
      </w:ins>
    </w:p>
    <w:p>
      <w:pPr>
        <w:spacing w:line="276" w:lineRule="auto" w:before="0" w:after="120"/>
        <w:jc w:val="both"/>
        <w:rPr>
          <w:ins w:id="1049" w:author="Greenleaf GC Review" w:date="2025-05-14T00:00:00Z"/>
        </w:rPr>
      </w:pPr>
      <w:ins w:id="1050" w:author="Greenleaf GC Review" w:date="2025-05-14T00:00:00Z">
        <w:r>
          <w:rPr>
            <w:rFonts w:ascii="Times New Roman" w:hAnsi="Times New Roman"/>
            <w:color w:val="000000"/>
            <w:sz w:val="22"/>
          </w:rPr>
          <w:t xml:space="preserve">This Agreement shall be governed by and construed in accordance with the laws of the State of Oregon, without regard to its conflict-of-laws principles. Any action or proceeding arising out of or relating to this Agreement shall be brought exclusively in the state or federal courts located in Multnomah County, Oregon, and each Party hereby consents to the exclusive jurisdiction and venue of such courts and waives any objection based on forum non conveniens.</w:t>
        </w:r>
      </w:ins>
    </w:p>
    <w:p>
      <w:pPr>
        <w:keepNext/>
        <w:spacing w:line="276" w:lineRule="auto" w:before="200" w:after="80"/>
        <w:ind w:left="0"/>
        <w:rPr>
          <w:ins w:id="1051" w:author="Greenleaf GC Review" w:date="2025-05-14T00:00:00Z"/>
        </w:rPr>
      </w:pPr>
      <w:ins w:id="1052" w:author="Greenleaf GC Review" w:date="2025-05-14T00:00:00Z">
        <w:r>
          <w:rPr>
            <w:rFonts w:ascii="Times New Roman" w:hAnsi="Times New Roman"/>
            <w:b/>
            <w:color w:val="000000"/>
            <w:sz w:val="22"/>
          </w:rPr>
          <w:t xml:space="preserve">Section 23. Enforcement and Attorneys' Fees</w:t>
        </w:r>
      </w:ins>
    </w:p>
    <w:p>
      <w:pPr>
        <w:spacing w:line="276" w:lineRule="auto" w:before="0" w:after="120"/>
        <w:jc w:val="both"/>
        <w:rPr>
          <w:ins w:id="1053" w:author="Greenleaf GC Review" w:date="2025-05-14T00:00:00Z"/>
        </w:rPr>
      </w:pPr>
      <w:ins w:id="1054" w:author="Greenleaf GC Review" w:date="2025-05-14T00:00:00Z">
        <w:r>
          <w:rPr>
            <w:rFonts w:ascii="Times New Roman" w:hAnsi="Times New Roman"/>
            <w:color w:val="000000"/>
            <w:sz w:val="22"/>
          </w:rPr>
          <w:t xml:space="preserve">The Parties acknowledge and agree that any breach of this Agreement may cause irreparable harm for which monetary damages would be an inadequate remedy, and that the non-breaching Party shall be entitled to seek injunctive relief, specific performance, and other equitable remedies, in addition to all other remedies available at law or in equity, without the necessity of posting a bond. In any action or proceeding to enforce this Agreement, the prevailing Party shall be entitled to recover its reasonable attorneys' fees and costs incurred in connection with such action or proceeding, in addition to any other relief awarded.</w:t>
        </w:r>
      </w:ins>
    </w:p>
    <w:p>
      <w:pPr>
        <w:keepNext/>
        <w:spacing w:line="276" w:lineRule="auto" w:before="200" w:after="80"/>
        <w:ind w:left="0"/>
        <w:rPr>
          <w:ins w:id="1055" w:author="Greenleaf GC Review" w:date="2025-05-14T00:00:00Z"/>
        </w:rPr>
      </w:pPr>
      <w:ins w:id="1056" w:author="Greenleaf GC Review" w:date="2025-05-14T00:00:00Z">
        <w:r>
          <w:rPr>
            <w:rFonts w:ascii="Times New Roman" w:hAnsi="Times New Roman"/>
            <w:b/>
            <w:color w:val="000000"/>
            <w:sz w:val="22"/>
          </w:rPr>
          <w:t xml:space="preserve">Section 24. Acknowledgment Regarding Government Investigations</w:t>
        </w:r>
      </w:ins>
    </w:p>
    <w:p>
      <w:pPr>
        <w:spacing w:line="276" w:lineRule="auto" w:before="0" w:after="120"/>
        <w:jc w:val="both"/>
        <w:rPr>
          <w:ins w:id="1057" w:author="Greenleaf GC Review" w:date="2025-05-14T00:00:00Z"/>
        </w:rPr>
      </w:pPr>
      <w:ins w:id="1058" w:author="Greenleaf GC Review" w:date="2025-05-14T00:00:00Z">
        <w:r>
          <w:rPr>
            <w:rFonts w:ascii="Times New Roman" w:hAnsi="Times New Roman"/>
            <w:color w:val="000000"/>
            <w:sz w:val="22"/>
          </w:rPr>
          <w:t xml:space="preserve">The Parties acknowledge that the Oregon OSHA investigation referenced in the Recitals (Complaint No. OR-OSHA-2024-11872) is a governmental proceeding that may proceed independently of this Agreement and that neither Party can control or dismiss by private agreement. Nothing in this Agreement shall be construed to limit the authority of Oregon OSHA or any other governmental agency to investigate, make findings, or take action with respect to any matter within its jurisdiction, or to limit either Party's right to respond to lawful inquiries from such agencies. The release of claims in Section 4 applies to Delano's private claims against the Releasees and does not purport to release, waive, or affect any rights or claims of any governmental agency.</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REDLINED MARKUP — Greenleaf GC Review — May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(Redlined Markup)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