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Settlement Agreement and General Release of All Claims ("Agreement") is entered into as of </w:t>
      </w:r>
      <w:del w:id="1001" w:author="Greenleaf Legal Review" w:date="2025-05-14T00:00:00Z">
        <w:r>
          <w:rPr>
            <w:rFonts w:ascii="Times New Roman" w:hAnsi="Times New Roman"/>
            <w:color w:val="000000"/>
            <w:sz w:val="22"/>
          </w:rPr>
          <w:delText xml:space="preserve">May 5, 2025 ("Effective Date"), by and between:</w:delText>
        </w:r>
      </w:del>
      <w:ins w:id="1002" w:author="Greenleaf Legal Review" w:date="2025-05-14T00:00:00Z">
        <w:r>
          <w:rPr>
            <w:rFonts w:ascii="Times New Roman" w:hAnsi="Times New Roman"/>
            <w:color w:val="000000"/>
            <w:sz w:val="22"/>
          </w:rPr>
          <w:t xml:space="preserve">May 5, 2025, by and between:</w:t>
        </w:r>
      </w:ins>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1003" w:author="Greenleaf Legal Review" w:date="2025-05-14T00:00:00Z">
        <w:r>
          <w:rPr>
            <w:rFonts w:ascii="Times New Roman" w:hAnsi="Times New Roman"/>
            <w:color w:val="000000"/>
            <w:sz w:val="22"/>
          </w:rPr>
          <w:delText xml:space="preserve">"Effective Date" means May 5, 2025, the date first set forth above.</w:delText>
        </w:r>
      </w:del>
      <w:ins w:id="1004" w:author="Greenleaf Legal Review" w:date="2025-05-14T00:00:00Z">
        <w:r>
          <w:rPr>
            <w:rFonts w:ascii="Times New Roman" w:hAnsi="Times New Roman"/>
            <w:color w:val="000000"/>
            <w:sz w:val="22"/>
          </w:rPr>
          <w:t xml:space="preserve">"Effective Date" means the eighth (8th) calendar day after the date on which Delano signs this Agreement, provided that Delano has not revoked his acceptance pursuant to Section 5(g), as further described in Section 16.</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w:t>
      </w:r>
      <w:del w:id="1005" w:author="Greenleaf Legal Review" w:date="2025-05-14T00:00:00Z">
        <w:r>
          <w:rPr>
            <w:rFonts w:ascii="Times New Roman" w:hAnsi="Times New Roman"/>
            <w:color w:val="000000"/>
            <w:sz w:val="22"/>
          </w:rPr>
          <w:delText xml:space="preserve">past, present, and future officers, directors, shareholders, members, employees, agents, attorneys, representatives, successors, assigns, parent companies, subsidiaries, and affiliates</w:delText>
        </w:r>
      </w:del>
      <w:ins w:id="1006" w:author="Greenleaf Legal Review" w:date="2025-05-14T00:00:00Z">
        <w:r>
          <w:rPr>
            <w:rFonts w:ascii="Times New Roman" w:hAnsi="Times New Roman"/>
            <w:color w:val="000000"/>
            <w:sz w:val="22"/>
          </w:rPr>
          <w:t xml:space="preserve">past and present officers, directors, shareholders, members, employees, agents, attorneys, representatives, successors, assigns, parent companies, subsidiaries, and affiliates</w:t>
        </w:r>
      </w:ins>
      <w:r>
        <w:rPr>
          <w:rFonts w:ascii="Times New Roman" w:hAnsi="Times New Roman"/>
          <w:color w:val="000000"/>
          <w:sz w:val="22"/>
        </w:rPr>
        <w:t xml:space="preserve">,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(d) Accelerated Vesting of Restricted Stock Units.</w:t>
      </w:r>
      <w:r>
        <w:rPr>
          <w:rFonts w:ascii="Times New Roman" w:hAnsi="Times New Roman"/>
          <w:color w:val="00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w:t>
      </w:r>
      <w:del w:id="1007" w:author="Greenleaf Legal Review" w:date="2025-05-14T00:00:00Z">
        <w:r>
          <w:rPr>
            <w:rFonts w:ascii="Times New Roman" w:hAnsi="Times New Roman"/>
            <w:color w:val="000000"/>
            <w:sz w:val="22"/>
          </w:rPr>
          <w:delText xml:space="preserve">the fair market value of each RSU is Ten Dollars ($10.00) per share, based on the most recent independent valuation conducted by Ridgepoint Valuation Services, representing a total value of Fifty Thousand Dollars ($50,000.00).</w:delText>
        </w:r>
      </w:del>
      <w:ins w:id="1008" w:author="Greenleaf Legal Review" w:date="2025-05-14T00:00:00Z">
        <w:commentRangeStart w:id="1"/>
        <w:r>
          <w:rPr>
            <w:rFonts w:ascii="Times New Roman" w:hAnsi="Times New Roman"/>
            <w:color w:val="000000"/>
            <w:sz w:val="22"/>
          </w:rPr>
          <w:t xml:space="preserve">the fair market value of each RSU is Twelve Dollars and Fifty Cents ($12.50) per share, based on the most recent independent 409A valuation conducted by Ridgepoint Valuation Services dated January 15, 2025, representing a total value of Sixty-Two Thousand Five Hundred Dollars ($62,500.00).</w:t>
        </w:r>
        <w:commentRangeEnd w:id="1"/>
        <w:r>
          <w:rPr>
            <w:rStyle w:val="CommentReference"/>
          </w:rPr>
          <w:commentReference w:id="1"/>
        </w:r>
      </w:ins>
      <w:r>
        <w:rPr>
          <w:rFonts w:ascii="Times New Roman" w:hAnsi="Times New Roman"/>
          <w:color w:val="000000"/>
          <w:sz w:val="22"/>
        </w:rPr>
        <w:t xml:space="preserve">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000000"/>
          <w:sz w:val="22"/>
        </w:rPr>
        <w:t xml:space="preserve"> </w:t>
      </w:r>
      <w:del w:id="1009" w:author="Greenleaf Legal Review" w:date="2025-05-14T00:00:00Z">
        <w:r>
          <w:rPr>
            <w:rFonts w:ascii="Times New Roman" w:hAnsi="Times New Roman"/>
            <w:color w:val="000000"/>
            <w:sz w:val="22"/>
          </w:rPr>
          <w:delText xml:space="preserve">The aggregate Settlement Payment under this Agreement is Five Hundred Twenty-Five Thousand Dollars ($525,000.00), comprised of the compensatory damages payment ($275,000.00), the back pay payment ($125,000.00), the attorney fees payment ($75,000.00), and the RSU acceleration ($50,000.00).</w:delText>
        </w:r>
      </w:del>
      <w:ins w:id="1010" w:author="Greenleaf Legal Review" w:date="2025-05-14T00:00:00Z">
        <w:r>
          <w:rPr>
            <w:rFonts w:ascii="Times New Roman" w:hAnsi="Times New Roman"/>
            <w:color w:val="000000"/>
            <w:sz w:val="22"/>
          </w:rPr>
          <w:t xml:space="preserve">The aggregate Settlement Payment under this Agreement is Five Hundred Thirty-Seven Thousand Five Hundred Dollars ($537,500.00), comprised of the compensatory damages payment ($275,000.00), the back pay payment ($125,000.00), the attorney fees payment ($75,000.00), and the RSU acceleration ($62,500.00).</w:t>
        </w:r>
      </w:ins>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 xml:space="preserve">(c) </w:t>
      </w:r>
      <w:del w:id="1011" w:author="Greenleaf Legal Review" w:date="2025-05-14T00:00:00Z">
        <w:r>
          <w:rPr>
            <w:rFonts w:ascii="Times New Roman" w:hAnsi="Times New Roman"/>
            <w:color w:val="000000"/>
            <w:sz w:val="22"/>
          </w:rPr>
          <w:delText xml:space="preserve">Delano has been given a period of fourteen (14) calendar days from the date of receipt of this Agreement within which to consider whether to execute it, which Delano acknowledges is a sufficient and reasonable period of time.</w:delText>
        </w:r>
      </w:del>
      <w:ins w:id="1012" w:author="Greenleaf Legal Review" w:date="2025-05-14T00:00:00Z">
        <w:commentRangeStart w:id="2"/>
        <w:r>
          <w:rPr>
            <w:rFonts w:ascii="Times New Roman" w:hAnsi="Times New Roman"/>
            <w:color w:val="000000"/>
            <w:sz w:val="22"/>
          </w:rPr>
          <w:t xml:space="preserve">Delano has been given a period of at least twenty-one (21) calendar days from the date of receipt of this Agreement within which to consider whether to execute it, which Delano acknowledges is a sufficient and reasonable period of time. Delano acknowledges that he may use as much of this twenty-one (21) day period as he wishes and that any decision to sign prior to the expiration of that period is knowing and voluntary.</w:t>
        </w:r>
        <w:commentRangeEnd w:id="2"/>
        <w:r>
          <w:rPr>
            <w:rStyle w:val="CommentReference"/>
          </w:rPr>
          <w:commentReference w:id="2"/>
        </w:r>
      </w:ins>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rPr>
          <w:ins w:id="1029" w:author="Greenleaf Legal Review" w:date="2025-05-14T00:00:00Z"/>
        </w:rPr>
      </w:pPr>
      <w:ins w:id="1030" w:author="Greenleaf Legal Review" w:date="2025-05-14T00:00:00Z">
        <w:commentRangeStart w:id="3"/>
        <w:r>
          <w:rPr>
            <w:rFonts w:ascii="Times New Roman" w:hAnsi="Times New Roman"/>
            <w:color w:val="000000"/>
            <w:sz w:val="22"/>
          </w:rPr>
          <w:t xml:space="preserve">(g) Delano understands and agrees that, for a period of seven (7) calendar days following the date on which Delano signs this Agreement (the "Revocation Period"), Delano may revoke this Agreement and the release of ADEA claims contained herein. To be effective, any revocation must be in writing and delivered to Greenleaf's General Counsel, Tyler Huang, by hand delivery, by email to the address designated by Greenleaf's General Counsel for such purpose, or by certified mail, return receipt requested, postmarked or transmitted within the seven (7) day Revocation Period. If Delano does not revoke within the Revocation Period, this Agreement shall become effective and irrevocable on the eighth (8th) calendar day after the date Delano signs this Agreement (the "Effective Date"). If Delano timely revokes, this Agreement shall be null and void and of no force or effect, and neither Party shall have any obligation hereunder.</w:t>
        </w:r>
        <w:commentRangeEnd w:id="3"/>
        <w:r>
          <w:rPr>
            <w:rStyle w:val="CommentReference"/>
          </w:rPr>
          <w:commentReference w:id="3"/>
        </w:r>
      </w:ins>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del w:id="1013" w:author="Greenleaf Legal Review" w:date="2025-05-14T00:00:00Z">
        <w:r>
          <w:rPr>
            <w:rFonts w:ascii="Times New Roman" w:hAnsi="Times New Roman"/>
            <w:color w:val="000000"/>
            <w:sz w:val="22"/>
          </w:rPr>
          <w:delText xml:space="preserve">(iv) as required by applicable law, regulation, court order, subpoena, or other compulsory legal process.</w:delText>
        </w:r>
      </w:del>
      <w:ins w:id="1014" w:author="Greenleaf Legal Review" w:date="2025-05-14T00:00:00Z">
        <w:r>
          <w:rPr>
            <w:rFonts w:ascii="Times New Roman" w:hAnsi="Times New Roman"/>
            <w:color w:val="000000"/>
            <w:sz w:val="22"/>
          </w:rPr>
          <w:t xml:space="preserve">(iv) as required by applicable law, regulation, court order, subpoena, or other compulsory legal process; or</w:t>
        </w:r>
      </w:ins>
    </w:p>
    <w:p>
      <w:pPr>
        <w:spacing w:line="276" w:lineRule="auto" w:before="0" w:after="120"/>
        <w:ind w:left="432"/>
        <w:jc w:val="both"/>
        <w:rPr>
          <w:ins w:id="1031" w:author="Greenleaf Legal Review" w:date="2025-05-14T00:00:00Z"/>
        </w:rPr>
      </w:pPr>
      <w:ins w:id="1032" w:author="Greenleaf Legal Review" w:date="2025-05-14T00:00:00Z">
        <w:r>
          <w:rPr>
            <w:rFonts w:ascii="Times New Roman" w:hAnsi="Times New Roman"/>
            <w:color w:val="000000"/>
            <w:sz w:val="22"/>
          </w:rPr>
          <w:t xml:space="preserve">(v) to any federal, state, or local government agency, regulator, or law enforcement authority, including without limitation the U.S. Equal Employment Opportunity Commission, the U.S. Department of Labor, Oregon OSHA, the Oregon Bureau of Labor and Industries, the National Labor Relations Board, the U.S. Securities and Exchange Commission, or any other governmental entity, in connection with a report, complaint, charge, or investigation of suspected violations of law, without notice to Greenleaf; provided, however, that nothing in this Agreement prohibits Delano from communicating with, reporting to, or cooperating with any such agency regarding suspected unlawful conduct, or from receiving a monetary award or bounty from any such agency or under any whistleblower protection, reward, or bounty program.</w:t>
        </w:r>
      </w:ins>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spacing w:line="276" w:lineRule="auto" w:before="0" w:after="120"/>
        <w:jc w:val="both"/>
        <w:rPr>
          <w:ins w:id="1033" w:author="Greenleaf Legal Review" w:date="2025-05-14T00:00:00Z"/>
        </w:rPr>
      </w:pPr>
      <w:ins w:id="1034" w:author="Greenleaf Legal Review" w:date="2025-05-14T00:00:00Z">
        <w:commentRangeStart w:id="6"/>
        <w:r>
          <w:rPr>
            <w:rFonts w:ascii="Times New Roman" w:hAnsi="Times New Roman"/>
            <w:color w:val="000000"/>
            <w:sz w:val="22"/>
          </w:rPr>
          <w:t xml:space="preserve">Nothing in this Agreement is intended to, and shall not, prevent Delano from (i) reporting possible violations of federal, state, or local law or regulation to any governmental agency or entity; (ii) participating in any investigation or proceeding conducted by any such agency; or (iii) receiving a monetary award from any such agency or under any whistleblower protection, reward, or bounty program. Pursuant to 18 U.S.C. § 1833(b), Delano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Nothing in this Agreement requires Delano to obtain prior authorization from Greenleaf before engaging in any such conduct, or to notify Greenleaf that he has engaged in such conduct.</w:t>
        </w:r>
        <w:commentRangeEnd w:id="6"/>
        <w:r>
          <w:rPr>
            <w:rStyle w:val="CommentReference"/>
          </w:rPr>
          <w:commentReference w:id="6"/>
        </w:r>
      </w:ins>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w:t>
      </w:r>
      <w:del w:id="1015" w:author="Greenleaf Legal Review" w:date="2025-05-14T00:00:00Z">
        <w:r>
          <w:rPr>
            <w:rFonts w:ascii="Times New Roman" w:hAnsi="Times New Roman"/>
            <w:color w:val="000000"/>
            <w:sz w:val="22"/>
          </w:rPr>
          <w:delText xml:space="preserve">The obligations set forth in this Section 7 shall survive the expiration or termination of this Agreement and shall continue in perpetuity.</w:delText>
        </w:r>
      </w:del>
      <w:ins w:id="1016" w:author="Greenleaf Legal Review" w:date="2025-05-14T00:00:00Z">
        <w:commentRangeStart w:id="7"/>
        <w:r>
          <w:rPr>
            <w:rFonts w:ascii="Times New Roman" w:hAnsi="Times New Roman"/>
            <w:color w:val="000000"/>
            <w:sz w:val="22"/>
          </w:rPr>
          <w:t xml:space="preserve">The obligations set forth in this Section 7 shall survive the expiration or termination of this Agreement and shall continue for a period of five (5) years following the Effective Date.</w:t>
        </w:r>
        <w:commentRangeEnd w:id="7"/>
        <w:r>
          <w:rPr>
            <w:rStyle w:val="CommentReference"/>
          </w:rPr>
          <w:commentReference w:id="7"/>
        </w:r>
      </w:ins>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 xml:space="preserve">(d) The accelerated vesting of Restricted Stock Units described in Section 3(d) shall be treated in accordance with the terms of the Greenleaf 2021 Equity Incentive Plan </w:t>
      </w:r>
      <w:del w:id="1017" w:author="Greenleaf Legal Review" w:date="2025-05-14T00:00:00Z">
        <w:r>
          <w:rPr>
            <w:rFonts w:ascii="Times New Roman" w:hAnsi="Times New Roman"/>
            <w:color w:val="000000"/>
            <w:sz w:val="22"/>
          </w:rPr>
          <w:delText xml:space="preserve">and applicable provisions of the Internal Revenue Code.</w:delText>
        </w:r>
      </w:del>
      <w:ins w:id="1018" w:author="Greenleaf Legal Review" w:date="2025-05-14T00:00:00Z">
        <w:r>
          <w:rPr>
            <w:rFonts w:ascii="Times New Roman" w:hAnsi="Times New Roman"/>
            <w:color w:val="000000"/>
            <w:sz w:val="22"/>
          </w:rPr>
          <w:t xml:space="preserve">and applicable provisions of the Internal Revenue Code. The taxable income, if any, recognized by Delano upon vesting of the accelerated RSUs shall be based on the fair market value of the shares on the vesting date as determined under the Greenleaf 2021 Equity Incentive Plan and applicable tax law, and Greenleaf shall report such amount in accordance with applicable tax reporting requirements.</w:t>
        </w:r>
      </w:ins>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t>
      </w:r>
      <w:del w:id="1019" w:author="Greenleaf Legal Review" w:date="2025-05-14T00:00:00Z">
        <w:r>
          <w:rPr>
            <w:rFonts w:ascii="Times New Roman" w:hAnsi="Times New Roman"/>
            <w:color w:val="000000"/>
            <w:sz w:val="22"/>
          </w:rPr>
          <w:delText xml:space="preserve">within the states of Oregon, Washington, Idaho, and California.</w:delText>
        </w:r>
      </w:del>
      <w:ins w:id="1020" w:author="Greenleaf Legal Review" w:date="2025-05-14T00:00:00Z">
        <w:commentRangeStart w:id="4"/>
        <w:r>
          <w:rPr>
            <w:rFonts w:ascii="Times New Roman" w:hAnsi="Times New Roman"/>
            <w:color w:val="000000"/>
            <w:sz w:val="22"/>
          </w:rPr>
          <w:t xml:space="preserve">within the states of Oregon, Washington, and Idaho.</w:t>
        </w:r>
        <w:commentRangeEnd w:id="4"/>
        <w:r>
          <w:rPr>
            <w:rStyle w:val="CommentReference"/>
          </w:rPr>
          <w:commentReference w:id="4"/>
        </w:r>
      </w:ins>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 xml:space="preserve">Upon request from any prospective employer or other third party, </w:t>
      </w:r>
      <w:del w:id="1021" w:author="Greenleaf Legal Review" w:date="2025-05-14T00:00:00Z">
        <w:r>
          <w:rPr>
            <w:rFonts w:ascii="Times New Roman" w:hAnsi="Times New Roman"/>
            <w:color w:val="000000"/>
            <w:sz w:val="22"/>
          </w:rPr>
          <w:delText xml:space="preserve">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w:delText>
        </w:r>
      </w:del>
      <w:ins w:id="1022" w:author="Greenleaf Legal Review" w:date="2025-05-14T00:00:00Z">
        <w:commentRangeStart w:id="5"/>
        <w:r>
          <w:rPr>
            <w:rFonts w:ascii="Times New Roman" w:hAnsi="Times New Roman"/>
            <w:color w:val="000000"/>
            <w:sz w:val="22"/>
          </w:rPr>
          <w:t xml:space="preserve">Greenleaf agrees to provide a neutral employment reference for Delano. Such reference shall confirm only Delano's dates of employment (June 12, 2017, through March 14, 2025) and his final title of Vice President of Supply Chain Operations.</w:t>
        </w:r>
        <w:commentRangeEnd w:id="5"/>
        <w:r>
          <w:rPr>
            <w:rStyle w:val="CommentReference"/>
          </w:rPr>
          <w:commentReference w:id="5"/>
        </w:r>
      </w:ins>
      <w:r>
        <w:rPr>
          <w:rFonts w:ascii="Times New Roman" w:hAnsi="Times New Roman"/>
          <w:color w:val="000000"/>
          <w:sz w:val="22"/>
        </w:rPr>
        <w:t xml:space="preserv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w:t>
      </w:r>
      <w:del w:id="1023" w:author="Greenleaf Legal Review" w:date="2025-05-14T00:00:00Z">
        <w:r>
          <w:rPr>
            <w:rFonts w:ascii="Times New Roman" w:hAnsi="Times New Roman"/>
            <w:color w:val="000000"/>
            <w:sz w:val="22"/>
          </w:rPr>
          <w:delText xml:space="preserve">refrain from providing any information beyond the reference described above</w:delText>
        </w:r>
      </w:del>
      <w:ins w:id="1024" w:author="Greenleaf Legal Review" w:date="2025-05-14T00:00:00Z">
        <w:r>
          <w:rPr>
            <w:rFonts w:ascii="Times New Roman" w:hAnsi="Times New Roman"/>
            <w:color w:val="000000"/>
            <w:sz w:val="22"/>
          </w:rPr>
          <w:t xml:space="preserve">refrain from providing any information beyond the neutral reference described above</w:t>
        </w:r>
      </w:ins>
      <w:r>
        <w:rPr>
          <w:rFonts w:ascii="Times New Roman" w:hAnsi="Times New Roman"/>
          <w:color w:val="000000"/>
          <w:sz w:val="22"/>
        </w:rPr>
        <w:t xml:space="preser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del w:id="1025" w:author="Greenleaf Legal Review" w:date="2025-05-14T00:00:00Z">
        <w:r>
          <w:rPr>
            <w:rFonts w:ascii="Times New Roman" w:hAnsi="Times New Roman"/>
            <w:color w:val="000000"/>
            <w:sz w:val="22"/>
          </w:rPr>
          <w:delText xml:space="preserve">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delText>
        </w:r>
      </w:del>
      <w:ins w:id="1026" w:author="Greenleaf Legal Review" w:date="2025-05-14T00:00:00Z">
        <w:r>
          <w:rPr>
            <w:rFonts w:ascii="Times New Roman" w:hAnsi="Times New Roman"/>
            <w:color w:val="000000"/>
            <w:sz w:val="22"/>
          </w:rPr>
          <w:t xml:space="preserve">Delano shall have at least twenty-one (21) calendar days from the date of receipt of this Agreement to review, consider, and execute it, consistent with the requirements of the Older Workers Benefit Protection Act for the waiver of claims under the Age Discrimination in Employment Act.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Following Delano's execution of this Agreement, Delano shall have seven (7) calendar days to revoke the Agreement as provided in Section 5(g). This Agreement shall not become effective or enforceable, and no payments shall be due, until the eighth (8th) calendar day after Delano signs this Agreement, provided that Delano has not timely revoked.</w:t>
        </w:r>
      </w:ins>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w:t>
      </w:r>
      <w:del w:id="1027" w:author="Greenleaf Legal Review" w:date="2025-05-14T00:00:00Z">
        <w:r>
          <w:rPr>
            <w:rFonts w:ascii="Times New Roman" w:hAnsi="Times New Roman"/>
            <w:color w:val="000000"/>
            <w:sz w:val="22"/>
          </w:rPr>
          <w:delText xml:space="preserve">term sheets exchanged between the Parties in connection with the resolution of the disputes addressed herein. No amendment,</w:delText>
        </w:r>
      </w:del>
      <w:ins w:id="1028" w:author="Greenleaf Legal Review" w:date="2025-05-14T00:00:00Z">
        <w:r>
          <w:rPr>
            <w:rFonts w:ascii="Times New Roman" w:hAnsi="Times New Roman"/>
            <w:color w:val="000000"/>
            <w:sz w:val="22"/>
          </w:rPr>
          <w:t xml:space="preserve">term sheets exchanged between the Parties in connection with the resolution of the disputes addressed herein. Notwithstanding the foregoing, the Greenleaf 2021 Equity Incentive Plan and the RSU Grant Agreement dated July 1, 2022 shall remain in effect solely to the extent necessary to govern the administration, vesting, settlement, tax treatment, and transfer restrictions of the Restricted Stock Units accelerated under Section 3(d), and in the event of any conflict between this Agreement and such Plan or Grant Agreement with respect to such RSUs, the terms of the Plan and Grant Agreement shall control. No amendment,</w:t>
        </w:r>
      </w:ins>
      <w:r>
        <w:rPr>
          <w:rFonts w:ascii="Times New Roman" w:hAnsi="Times New Roman"/>
          <w:color w:val="000000"/>
          <w:sz w:val="22"/>
        </w:rPr>
        <w:t xml:space="preserve"> modification, supplement, or waiver of any provision of this Agreement shall be effective unless made in writing and signed by both Parties. No waiver of any breach or default under this Agreement shall constitute a waiver of any subsequent breach or default.</w:t>
      </w:r>
    </w:p>
    <w:p>
      <w:pPr>
        <w:keepNext/>
        <w:spacing w:line="276" w:lineRule="auto" w:before="200" w:after="80"/>
        <w:ind w:left="0"/>
        <w:rPr>
          <w:ins w:id="1035" w:author="Greenleaf Legal Review" w:date="2025-05-14T00:00:00Z"/>
        </w:rPr>
      </w:pPr>
      <w:ins w:id="1036" w:author="Greenleaf Legal Review" w:date="2025-05-14T00:00:00Z">
        <w:commentRangeStart w:id="8"/>
        <w:r>
          <w:rPr>
            <w:rFonts w:ascii="Times New Roman" w:hAnsi="Times New Roman"/>
            <w:b/>
            <w:color w:val="000000"/>
            <w:sz w:val="22"/>
          </w:rPr>
          <w:t xml:space="preserve">Section 19. Return of Company Property</w:t>
        </w:r>
        <w:commentRangeEnd w:id="8"/>
        <w:r>
          <w:rPr>
            <w:rStyle w:val="CommentReference"/>
          </w:rPr>
          <w:commentReference w:id="8"/>
        </w:r>
      </w:ins>
    </w:p>
    <w:p>
      <w:pPr>
        <w:spacing w:line="276" w:lineRule="auto" w:before="0" w:after="120"/>
        <w:jc w:val="both"/>
        <w:rPr>
          <w:ins w:id="1037" w:author="Greenleaf Legal Review" w:date="2025-05-14T00:00:00Z"/>
        </w:rPr>
      </w:pPr>
      <w:ins w:id="1038" w:author="Greenleaf Legal Review" w:date="2025-05-14T00:00:00Z">
        <w:r>
          <w:rPr>
            <w:rFonts w:ascii="Times New Roman" w:hAnsi="Times New Roman"/>
            <w:color w:val="000000"/>
            <w:sz w:val="22"/>
          </w:rPr>
          <w:t xml:space="preserve">Delano represents and warrants that, as of the Separation Date, he has returned to Greenleaf all Company property that was in his possession, custody, or control, including without limitation all keys, access cards, badges, laptops, mobile phones, tablets, storage devices, credit cards, documents, files, records, manuals, specifications, drawings, data, and any other tangible or intangible property belonging to Greenleaf, and that he has not retained any copies thereof. Delano further represents that he has surrendered all passwords and access credentials to Greenleaf systems and accounts and has not accessed, downloaded, or retained any Greenleaf confidential information, trade secrets, or proprietary data after the Separation Date. The obligations set forth in this Section 19 shall survive the Effective Date.</w:t>
        </w:r>
      </w:ins>
    </w:p>
    <w:p>
      <w:pPr>
        <w:keepNext/>
        <w:spacing w:line="276" w:lineRule="auto" w:before="200" w:after="80"/>
        <w:ind w:left="0"/>
        <w:rPr>
          <w:ins w:id="1039" w:author="Greenleaf Legal Review" w:date="2025-05-14T00:00:00Z"/>
        </w:rPr>
      </w:pPr>
      <w:ins w:id="1040" w:author="Greenleaf Legal Review" w:date="2025-05-14T00:00:00Z">
        <w:r>
          <w:rPr>
            <w:rFonts w:ascii="Times New Roman" w:hAnsi="Times New Roman"/>
            <w:b/>
            <w:color w:val="000000"/>
            <w:sz w:val="22"/>
          </w:rPr>
          <w:t xml:space="preserve">Section 20. Confidential Information and Intellectual Property</w:t>
        </w:r>
      </w:ins>
    </w:p>
    <w:p>
      <w:pPr>
        <w:spacing w:line="276" w:lineRule="auto" w:before="0" w:after="120"/>
        <w:jc w:val="both"/>
        <w:rPr>
          <w:ins w:id="1041" w:author="Greenleaf Legal Review" w:date="2025-05-14T00:00:00Z"/>
        </w:rPr>
      </w:pPr>
      <w:ins w:id="1042" w:author="Greenleaf Legal Review" w:date="2025-05-14T00:00:00Z">
        <w:r>
          <w:rPr>
            <w:rFonts w:ascii="Times New Roman" w:hAnsi="Times New Roman"/>
            <w:color w:val="000000"/>
            <w:sz w:val="22"/>
          </w:rPr>
          <w:t xml:space="preserve">Delano acknowledges that, during his employment, he had access to and became familiar with Greenleaf's confidential and proprietary information, including without limitation information regarding Greenleaf's supply chain operations, cold-chain protocols, vendor and supplier relationships, pricing, customer lists, business plans, financial information, and trade secrets. Delano agrees that he shall continue to hold all such information in strict confidence and shall not use or disclose any such information for any purpose other than as expressly permitted by law; provided, however, that nothing in this Section 20 shall prohibit or restrict Delano from exercising any rights protected under 18 U.S.C. § 1833(b) or any other whistleblower or anti-retaliation law, as set forth in Section 6. Delano reaffirms that any obligations regarding confidential information, trade secrets, and intellectual property set forth in any prior written agreement between Delano and Greenleaf shall continue in effect to the extent not superseded by this Agreement and shall be enforceable in accordance with their terms.</w:t>
        </w:r>
      </w:ins>
    </w:p>
    <w:p>
      <w:pPr>
        <w:keepNext/>
        <w:spacing w:line="276" w:lineRule="auto" w:before="200" w:after="80"/>
        <w:ind w:left="0"/>
        <w:rPr>
          <w:ins w:id="1043" w:author="Greenleaf Legal Review" w:date="2025-05-14T00:00:00Z"/>
        </w:rPr>
      </w:pPr>
      <w:ins w:id="1044" w:author="Greenleaf Legal Review" w:date="2025-05-14T00:00:00Z">
        <w:commentRangeStart w:id="9"/>
        <w:r>
          <w:rPr>
            <w:rFonts w:ascii="Times New Roman" w:hAnsi="Times New Roman"/>
            <w:b/>
            <w:color w:val="000000"/>
            <w:sz w:val="22"/>
          </w:rPr>
          <w:t xml:space="preserve">Section 21. Cooperation</w:t>
        </w:r>
        <w:commentRangeEnd w:id="9"/>
        <w:r>
          <w:rPr>
            <w:rStyle w:val="CommentReference"/>
          </w:rPr>
          <w:commentReference w:id="9"/>
        </w:r>
      </w:ins>
    </w:p>
    <w:p>
      <w:pPr>
        <w:spacing w:line="276" w:lineRule="auto" w:before="0" w:after="120"/>
        <w:jc w:val="both"/>
        <w:rPr>
          <w:ins w:id="1045" w:author="Greenleaf Legal Review" w:date="2025-05-14T00:00:00Z"/>
        </w:rPr>
      </w:pPr>
      <w:ins w:id="1046" w:author="Greenleaf Legal Review" w:date="2025-05-14T00:00:00Z">
        <w:r>
          <w:rPr>
            <w:rFonts w:ascii="Times New Roman" w:hAnsi="Times New Roman"/>
            <w:color w:val="000000"/>
            <w:sz w:val="22"/>
          </w:rPr>
          <w:t xml:space="preserve">Following the Effective Date, Delano shall reasonably cooperate with Greenleaf in connection with (a) the transition of his former responsibilities; (b) any pending or future investigation, audit, claim, or proceeding involving Greenleaf to which Delano has relevant knowledge, including the Oregon OSHA investigation referenced in the Recitals; and (c) any litigation or regulatory matter in which Greenleaf is or may become a party and to which Delano's knowledge or involvement is relevant. Greenleaf shall reimburse Delano for reasonable, documented out-of-pocket expenses incurred in providing such cooperation and shall make reasonable efforts to schedule any cooperation so as not to unreasonably interfere with Delano's subsequent employment. Nothing in this Section 21 shall require Delano to cooperate in any manner that would be inconsistent with his rights under Section 6 or applicable whistleblower or anti-retaliation laws, nor shall it require Delano to provide false or misleading information.</w:t>
        </w:r>
      </w:ins>
    </w:p>
    <w:p>
      <w:pPr>
        <w:keepNext/>
        <w:spacing w:line="276" w:lineRule="auto" w:before="200" w:after="80"/>
        <w:ind w:left="0"/>
        <w:rPr>
          <w:ins w:id="1047" w:author="Greenleaf Legal Review" w:date="2025-05-14T00:00:00Z"/>
        </w:rPr>
      </w:pPr>
      <w:ins w:id="1048" w:author="Greenleaf Legal Review" w:date="2025-05-14T00:00:00Z">
        <w:commentRangeStart w:id="10"/>
        <w:r>
          <w:rPr>
            <w:rFonts w:ascii="Times New Roman" w:hAnsi="Times New Roman"/>
            <w:b/>
            <w:color w:val="000000"/>
            <w:sz w:val="22"/>
          </w:rPr>
          <w:t xml:space="preserve">Section 22. Governing Law and Venue</w:t>
        </w:r>
        <w:commentRangeEnd w:id="10"/>
        <w:r>
          <w:rPr>
            <w:rStyle w:val="CommentReference"/>
          </w:rPr>
          <w:commentReference w:id="10"/>
        </w:r>
      </w:ins>
    </w:p>
    <w:p>
      <w:pPr>
        <w:spacing w:line="276" w:lineRule="auto" w:before="0" w:after="120"/>
        <w:jc w:val="both"/>
        <w:rPr>
          <w:ins w:id="1049" w:author="Greenleaf Legal Review" w:date="2025-05-14T00:00:00Z"/>
        </w:rPr>
      </w:pPr>
      <w:ins w:id="1050" w:author="Greenleaf Legal Review" w:date="2025-05-14T00:00:00Z">
        <w:r>
          <w:rPr>
            <w:rFonts w:ascii="Times New Roman" w:hAnsi="Times New Roman"/>
            <w:color w:val="000000"/>
            <w:sz w:val="22"/>
          </w:rPr>
          <w:t xml:space="preserve">This Agreement shall be governed by and construed in accordance with the laws of the State of Oregon, without regard to its conflict-of-laws principles. Any action or proceeding arising out of or relating to this Agreement shall be brought exclusively in the state or federal courts located in Multnomah County, Oregon, and each Party hereby consents to the exclusive jurisdiction and venue of such courts and waives any objection based on forum non conveniens. EACH PARTY KNOWINGLY AND VOLUNTARILY WAIVES ANY RIGHT TO A TRIAL BY JURY IN ANY ACTION OR PROCEEDING ARISING OUT OF OR RELATING TO THIS AGREEMENT.</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Greenleaf Legal Review" w:date="2026-06-28T21:38:02Z">
    <w:p>
      <w:r>
        <w:t>RSU VALUATION CORRECTED. The draft cited the outdated July 1, 2024 409A valuation ($10.00/share) as the 'most recent' valuation. The actual most recent 409A valuation by Ridgepoint, dated January 15, 2025, values the shares at $12.50/share. The correct value of 5,000 accelerated RSUs is $62,500 (not $50,000), raising the total settlement value to $537,500. If Greenleaf wishes to hold the total at $525,000, reduce the accelerated RSUs to 4,000 (4,000 x $12.50 = $50,000). See cover memo, Issue 1.</w:t>
      </w:r>
    </w:p>
  </w:comment>
  <w:comment w:id="2" w:author="Greenleaf Legal Review" w:date="2026-06-28T21:38:02Z">
    <w:p>
      <w:r>
        <w:t>OWBPA - CONSIDERATION PERIOD. Delano is 58 and is releasing ADEA claims. The Older Workers Benefit Protection Act requires a minimum of 21 days to consider an individual ADEA release (45 days if part of a group/RIF program, plus disclosures). The draft's 14-day period is insufficient and would render the ADEA waiver NOT knowing and voluntary, and therefore unenforceable. Increased to 21 days. See cover memo, Issue 2.</w:t>
      </w:r>
    </w:p>
  </w:comment>
  <w:comment w:id="3" w:author="Greenleaf Legal Review" w:date="2026-06-28T21:38:02Z">
    <w:p>
      <w:r>
        <w:t>OWBPA - 7-DAY REVOCATION PERIOD ADDED. OWBPA requires that a release of ADEA claims not become effective until at least 7 days after the employee signs, during which the employee may revoke. The draft omitted any revocation period - a critical defect that would jeopardize the ADEA release. The Effective Date is now tied to expiration of the 7-day revocation period, and no payments are due until then. See cover memo, Issue 2.</w:t>
      </w:r>
    </w:p>
  </w:comment>
  <w:comment w:id="4" w:author="Greenleaf Legal Review" w:date="2026-06-28T21:38:02Z">
    <w:p>
      <w:r>
        <w:t>NON-COMPETE - CALIFORNIA REMOVED. Non-competes are generally void in California under Bus. &amp; Prof. Code section 16600; including California rendered the provision unenforceable there and created risk. CAUTION: an 18-month non-compete entered into in a post-termination settlement also faces serious enforceability questions under Oregon's ORS 653.295(2), which generally requires non-competes to be entered into upon a bona fide advancement or sale of a business - not at termination. Greenleaf should consider whether the non-solicitation and confidentiality covenants provide sufficient protection instead. See cover memo, Issue 4.</w:t>
      </w:r>
    </w:p>
  </w:comment>
  <w:comment w:id="5" w:author="Greenleaf Legal Review" w:date="2026-06-28T21:38:02Z">
    <w:p>
      <w:r>
        <w:t>REFERENCE NEUTRALIZED. The draft required Greenleaf to provide a 'positive' reference with specific laudatory language ('valued member... made significant contributions'). A mandated positive reference creates misrepresentation risk and potential liability to prospective employers who rely on it. Revised to a neutral reference (dates of employment and final title only), the industry standard. See cover memo, Issue 6.</w:t>
      </w:r>
    </w:p>
  </w:comment>
  <w:comment w:id="6" w:author="Greenleaf Legal Review" w:date="2026-06-28T21:38:02Z">
    <w:p>
      <w:r>
        <w:t>DTSA IMMUNITY NOTICE &amp; WHISTLEBLOWER CARVE-OUT ADDED. The draft's confidentiality clause did not preserve Delano's statutory rights to report violations to government agencies or to receive whistleblower awards/bounties, and lacked the 18 U.S.C. section 1833(b) trade-secret immunity notice. Added to preserve Delano's protected rights, protect both parties, and ensure enforceability. See cover memo, Issue 5.</w:t>
      </w:r>
    </w:p>
  </w:comment>
  <w:comment w:id="7" w:author="Greenleaf Legal Review" w:date="2026-06-28T21:38:02Z">
    <w:p>
      <w:r>
        <w:t>NON-DISPARAGEMENT DURATION LIMITED. The draft's perpetual (lifetime) non-disparagement is disfavored and potentially unenforceable as an unreasonable restraint. Limited to 5 years (mutual). See cover memo, Issue 7.</w:t>
      </w:r>
    </w:p>
  </w:comment>
  <w:comment w:id="8" w:author="Greenleaf Legal Review" w:date="2026-06-28T21:38:02Z">
    <w:p>
      <w:r>
        <w:t>NEW SECTION. The draft did not address return of Company property or confirmation that Delano retained no confidential information/trade secrets - important for a VP with broad access. Added representations re return of property and surrender of credentials. See cover memo, Issue 8.</w:t>
      </w:r>
    </w:p>
  </w:comment>
  <w:comment w:id="9" w:author="Greenleaf Legal Review" w:date="2026-06-28T21:38:02Z">
    <w:p>
      <w:r>
        <w:t>NEW SECTION. Given the pending Oregon OSHA investigation (Complaint No. OR-OSHA-2024-11872), Greenleaf should secure Delano's reasonable cooperation in transition and any investigations/proceedings, subject to his preserved whistleblower rights. Added. See cover memo, Issues 5 &amp; 9.</w:t>
      </w:r>
    </w:p>
  </w:comment>
  <w:comment w:id="10" w:author="Greenleaf Legal Review" w:date="2026-06-28T21:38:02Z">
    <w:p>
      <w:r>
        <w:t>NEW SECTION. The draft contained no choice-of-law, venue, or jury-trial-waiver provision. Added Oregon governing law, exclusive venue in Multnomah County, Oregon, and a mutual jury waiver. See cover memo, Issue 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