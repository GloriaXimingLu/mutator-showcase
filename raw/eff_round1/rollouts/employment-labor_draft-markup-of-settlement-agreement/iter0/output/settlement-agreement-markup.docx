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w:t>
      </w:r>
      <w:del w:id="1001" w:author="Greenleaf Legal Review" w:date="2025-05-12T00:00:00Z">
        <w:r>
          <w:rPr>
            <w:rFonts w:ascii="Times New Roman" w:hAnsi="Times New Roman"/>
            <w:color w:val="000000"/>
            <w:sz w:val="22"/>
          </w:rPr>
          <w:delText xml:space="preserve">entered into</w:delText>
        </w:r>
      </w:del>
      <w:ins w:id="1002" w:author="Greenleaf Legal Review" w:date="2025-05-12T00:00:00Z">
        <w:r>
          <w:rPr>
            <w:rFonts w:ascii="Times New Roman" w:hAnsi="Times New Roman"/>
            <w:color w:val="000000"/>
            <w:sz w:val="22"/>
          </w:rPr>
          <w:t xml:space="preserve">made and dated</w:t>
        </w:r>
      </w:ins>
      <w:r>
        <w:rPr>
          <w:rFonts w:ascii="Times New Roman" w:hAnsi="Times New Roman"/>
          <w:color w:val="000000"/>
          <w:sz w:val="22"/>
        </w:rPr>
        <w:t xml:space="preserve"> as of May 5, 2025</w:t>
      </w:r>
      <w:del w:id="1003" w:author="Greenleaf Legal Review" w:date="2025-05-12T00:00:00Z">
        <w:r>
          <w:rPr>
            <w:rFonts w:ascii="Times New Roman" w:hAnsi="Times New Roman"/>
            <w:color w:val="000000"/>
            <w:sz w:val="22"/>
          </w:rPr>
          <w:delText xml:space="preserve"> ("Effective Date")</w:delText>
        </w:r>
      </w:del>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 xml:space="preserve">(b) "Effective Date" means </w:t>
      </w:r>
      <w:del w:id="1004" w:author="Greenleaf Legal Review" w:date="2025-05-12T00:00:00Z">
        <w:r>
          <w:rPr>
            <w:rFonts w:ascii="Times New Roman" w:hAnsi="Times New Roman"/>
            <w:color w:val="000000"/>
            <w:sz w:val="22"/>
          </w:rPr>
          <w:delText xml:space="preserve">May 5, 2025, the date first set forth above</w:delText>
        </w:r>
      </w:del>
      <w:ins w:id="1005" w:author="Greenleaf Legal Review" w:date="2025-05-12T00:00:00Z">
        <w:r>
          <w:rPr>
            <w:rFonts w:ascii="Times New Roman" w:hAnsi="Times New Roman"/>
            <w:color w:val="000000"/>
            <w:sz w:val="22"/>
          </w:rPr>
          <w:t xml:space="preserve">the eighth (8th) calendar day after the date on which Delano executes this Agreement, provided that Delano has not revoked this Agreement pursuant to Section 5(g); if Delano timely revokes this Agreement, this Agreement shall be null and void and of no force or effect</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w:t>
      </w:r>
      <w:ins w:id="1006" w:author="Greenleaf Legal Review" w:date="2025-05-12T00:00:00Z">
        <w:r>
          <w:rPr>
            <w:rFonts w:ascii="Times New Roman" w:hAnsi="Times New Roman"/>
            <w:color w:val="000000"/>
            <w:sz w:val="22"/>
          </w:rPr>
          <w:t xml:space="preserve"> Greenleaf represents and warrants that all final wages, accrued but unused PTO, and other compensation owed to Delano through the Separation Date were paid in full within the timeframes required by ORS 652.140 and other applicable law.</w:t>
        </w:r>
      </w:ins>
      <w:r>
        <w:rPr>
          <w:rFonts w:ascii="Times New Roman" w:hAnsi="Times New Roman"/>
          <w:color w:val="000000"/>
          <w:sz w:val="22"/>
        </w:rPr>
        <w:t xml:space="preserve">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 xml:space="preserve">(b) Back Pay. Greenleaf shall pay to Delano the sum of One Hundred Twenty-Five Thousand Dollars ($125,000.00) as back pay</w:t>
      </w:r>
      <w:ins w:id="1007" w:author="Greenleaf Legal Review" w:date="2025-05-12T00:00:00Z">
        <w:r>
          <w:rPr>
            <w:rFonts w:ascii="Times New Roman" w:hAnsi="Times New Roman"/>
            <w:color w:val="000000"/>
            <w:sz w:val="22"/>
          </w:rPr>
          <w:t xml:space="preserve"> and unpaid incentive compensation, inclusive of the unpaid 2024 performance bonus,</w:t>
        </w:r>
      </w:ins>
      <w:r>
        <w:rPr>
          <w:rFonts w:ascii="Times New Roman" w:hAnsi="Times New Roman"/>
          <w:color w:val="000000"/>
          <w:sz w:val="22"/>
        </w:rPr>
        <w:t xml:space="preserve"> representing </w:t>
      </w:r>
      <w:del w:id="1008" w:author="Greenleaf Legal Review" w:date="2025-05-12T00:00:00Z">
        <w:r>
          <w:rPr>
            <w:rFonts w:ascii="Times New Roman" w:hAnsi="Times New Roman"/>
            <w:color w:val="000000"/>
            <w:sz w:val="22"/>
          </w:rPr>
          <w:delText xml:space="preserve">lost</w:delText>
        </w:r>
      </w:del>
      <w:ins w:id="1009" w:author="Greenleaf Legal Review" w:date="2025-05-12T00:00:00Z">
        <w:r>
          <w:rPr>
            <w:rFonts w:ascii="Times New Roman" w:hAnsi="Times New Roman"/>
            <w:color w:val="000000"/>
            <w:sz w:val="22"/>
          </w:rPr>
          <w:t xml:space="preserve">Delano's</w:t>
        </w:r>
      </w:ins>
      <w:r>
        <w:rPr>
          <w:rFonts w:ascii="Times New Roman" w:hAnsi="Times New Roman"/>
          <w:color w:val="000000"/>
          <w:sz w:val="22"/>
        </w:rPr>
        <w:t xml:space="preserve"> wage</w:t>
      </w:r>
      <w:ins w:id="1010" w:author="Greenleaf Legal Review" w:date="2025-05-12T00:00:00Z">
        <w:r>
          <w:rPr>
            <w:rFonts w:ascii="Times New Roman" w:hAnsi="Times New Roman"/>
            <w:color w:val="000000"/>
            <w:sz w:val="22"/>
          </w:rPr>
          <w:t xml:space="preserve"> los</w:t>
        </w:r>
      </w:ins>
      <w:r>
        <w:rPr>
          <w:rFonts w:ascii="Times New Roman" w:hAnsi="Times New Roman"/>
          <w:color w:val="000000"/>
          <w:sz w:val="22"/>
        </w:rPr>
        <w:t xml:space="preserve">s from the Separation Date through </w:t>
      </w:r>
      <w:del w:id="1011" w:author="Greenleaf Legal Review" w:date="2025-05-12T00:00:00Z">
        <w:r>
          <w:rPr>
            <w:rFonts w:ascii="Times New Roman" w:hAnsi="Times New Roman"/>
            <w:color w:val="000000"/>
            <w:sz w:val="22"/>
          </w:rPr>
          <w:delText xml:space="preserve">the Effective Date</w:delText>
        </w:r>
      </w:del>
      <w:ins w:id="1012" w:author="Greenleaf Legal Review" w:date="2025-05-12T00:00:00Z">
        <w:r>
          <w:rPr>
            <w:rFonts w:ascii="Times New Roman" w:hAnsi="Times New Roman"/>
            <w:color w:val="000000"/>
            <w:sz w:val="22"/>
          </w:rPr>
          <w:t xml:space="preserve">September 30, 2025</w:t>
        </w:r>
      </w:ins>
      <w:r>
        <w:rPr>
          <w:rFonts w:ascii="Times New Roman" w:hAnsi="Times New Roman"/>
          <w:color w:val="000000"/>
          <w:sz w:val="22"/>
        </w:rPr>
        <w:t xml:space="preserv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1013" w:author="Greenleaf Legal Review" w:date="2025-05-12T00:00:00Z">
        <w:r>
          <w:rPr>
            <w:rFonts w:ascii="Times New Roman" w:hAnsi="Times New Roman"/>
            <w:color w:val="000000"/>
            <w:sz w:val="22"/>
          </w:rPr>
          <w:t xml:space="preserve">welv</w:t>
        </w:r>
      </w:ins>
      <w:r>
        <w:rPr>
          <w:rFonts w:ascii="Times New Roman" w:hAnsi="Times New Roman"/>
          <w:color w:val="000000"/>
          <w:sz w:val="22"/>
        </w:rPr>
        <w:t xml:space="preserve">e</w:t>
      </w:r>
      <w:del w:id="1014" w:author="Greenleaf Legal Review" w:date="2025-05-12T00:00:00Z">
        <w:r>
          <w:rPr>
            <w:rFonts w:ascii="Times New Roman" w:hAnsi="Times New Roman"/>
            <w:color w:val="000000"/>
            <w:sz w:val="22"/>
          </w:rPr>
          <w:delText xml:space="preserve">n</w:delText>
        </w:r>
      </w:del>
      <w:r>
        <w:rPr>
          <w:rFonts w:ascii="Times New Roman" w:hAnsi="Times New Roman"/>
          <w:color w:val="000000"/>
          <w:sz w:val="22"/>
        </w:rPr>
        <w:t xml:space="preserve"> Dollars </w:t>
      </w:r>
      <w:del w:id="1015" w:author="Greenleaf Legal Review" w:date="2025-05-12T00:00:00Z">
        <w:r>
          <w:rPr>
            <w:rFonts w:ascii="Times New Roman" w:hAnsi="Times New Roman"/>
            <w:color w:val="000000"/>
            <w:sz w:val="22"/>
          </w:rPr>
          <w:delText xml:space="preserve">($10.0</w:delText>
        </w:r>
      </w:del>
      <w:ins w:id="1016" w:author="Greenleaf Legal Review" w:date="2025-05-12T00:00:00Z">
        <w:r>
          <w:rPr>
            <w:rFonts w:ascii="Times New Roman" w:hAnsi="Times New Roman"/>
            <w:color w:val="000000"/>
            <w:sz w:val="22"/>
          </w:rPr>
          <w:t xml:space="preserve">and Fifty Cents ($12.5</w:t>
        </w:r>
      </w:ins>
      <w:r>
        <w:rPr>
          <w:rFonts w:ascii="Times New Roman" w:hAnsi="Times New Roman"/>
          <w:color w:val="000000"/>
          <w:sz w:val="22"/>
        </w:rPr>
        <w:t xml:space="preserve">0) per share, based on the most recent independent </w:t>
      </w:r>
      <w:ins w:id="1017" w:author="Greenleaf Legal Review" w:date="2025-05-12T00:00:00Z">
        <w:r>
          <w:rPr>
            <w:rFonts w:ascii="Times New Roman" w:hAnsi="Times New Roman"/>
            <w:color w:val="000000"/>
            <w:sz w:val="22"/>
          </w:rPr>
          <w:t xml:space="preserve">409A </w:t>
        </w:r>
      </w:ins>
      <w:r>
        <w:rPr>
          <w:rFonts w:ascii="Times New Roman" w:hAnsi="Times New Roman"/>
          <w:color w:val="000000"/>
          <w:sz w:val="22"/>
        </w:rPr>
        <w:t xml:space="preserve">valuation conducted by Ridgepoint Valuation Services</w:t>
      </w:r>
      <w:ins w:id="1018" w:author="Greenleaf Legal Review" w:date="2025-05-12T00:00:00Z">
        <w:r>
          <w:rPr>
            <w:rFonts w:ascii="Times New Roman" w:hAnsi="Times New Roman"/>
            <w:color w:val="000000"/>
            <w:sz w:val="22"/>
          </w:rPr>
          <w:t xml:space="preserve"> dated January 15, 2025</w:t>
        </w:r>
      </w:ins>
      <w:r>
        <w:rPr>
          <w:rFonts w:ascii="Times New Roman" w:hAnsi="Times New Roman"/>
          <w:color w:val="000000"/>
          <w:sz w:val="22"/>
        </w:rPr>
        <w:t xml:space="preserve">, representing a total value of </w:t>
      </w:r>
      <w:del w:id="1019" w:author="Greenleaf Legal Review" w:date="2025-05-12T00:00:00Z">
        <w:r>
          <w:rPr>
            <w:rFonts w:ascii="Times New Roman" w:hAnsi="Times New Roman"/>
            <w:color w:val="000000"/>
            <w:sz w:val="22"/>
          </w:rPr>
          <w:delText xml:space="preserve">Fifty</w:delText>
        </w:r>
      </w:del>
      <w:ins w:id="1020" w:author="Greenleaf Legal Review" w:date="2025-05-12T00:00:00Z">
        <w:r>
          <w:rPr>
            <w:rFonts w:ascii="Times New Roman" w:hAnsi="Times New Roman"/>
            <w:color w:val="000000"/>
            <w:sz w:val="22"/>
          </w:rPr>
          <w:t xml:space="preserve">Sixty-Two</w:t>
        </w:r>
      </w:ins>
      <w:r>
        <w:rPr>
          <w:rFonts w:ascii="Times New Roman" w:hAnsi="Times New Roman"/>
          <w:color w:val="000000"/>
          <w:sz w:val="22"/>
        </w:rPr>
        <w:t xml:space="preserve"> Thousand </w:t>
      </w:r>
      <w:ins w:id="1021" w:author="Greenleaf Legal Review" w:date="2025-05-12T00: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22" w:author="Greenleaf Legal Review" w:date="2025-05-12T00:00:00Z">
        <w:r>
          <w:rPr>
            <w:rFonts w:ascii="Times New Roman" w:hAnsi="Times New Roman"/>
            <w:color w:val="000000"/>
            <w:sz w:val="22"/>
          </w:rPr>
          <w:delText xml:space="preserve">50,0</w:delText>
        </w:r>
      </w:del>
      <w:ins w:id="1023" w:author="Greenleaf Legal Review" w:date="2025-05-12T00:00:00Z">
        <w:r>
          <w:rPr>
            <w:rFonts w:ascii="Times New Roman" w:hAnsi="Times New Roman"/>
            <w:color w:val="000000"/>
            <w:sz w:val="22"/>
          </w:rPr>
          <w:t xml:space="preserve">62,5</w:t>
        </w:r>
      </w:ins>
      <w:r>
        <w:rPr>
          <w:rFonts w:ascii="Times New Roman" w:hAnsi="Times New Roman"/>
          <w:color w:val="000000"/>
          <w:sz w:val="22"/>
        </w:rP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 xml:space="preserve">(e) Total Settlement Value. The aggregate Settlement Payment under this Agreement is Five Hundred T</w:t>
      </w:r>
      <w:del w:id="1024" w:author="Greenleaf Legal Review" w:date="2025-05-12T00:00:00Z">
        <w:r>
          <w:rPr>
            <w:rFonts w:ascii="Times New Roman" w:hAnsi="Times New Roman"/>
            <w:color w:val="000000"/>
            <w:sz w:val="22"/>
          </w:rPr>
          <w:delText xml:space="preserve">wen</w:delText>
        </w:r>
      </w:del>
      <w:ins w:id="1025" w:author="Greenleaf Legal Review" w:date="2025-05-12T00:00:00Z">
        <w:r>
          <w:rPr>
            <w:rFonts w:ascii="Times New Roman" w:hAnsi="Times New Roman"/>
            <w:color w:val="000000"/>
            <w:sz w:val="22"/>
          </w:rPr>
          <w:t xml:space="preserve">hir</w:t>
        </w:r>
      </w:ins>
      <w:r>
        <w:rPr>
          <w:rFonts w:ascii="Times New Roman" w:hAnsi="Times New Roman"/>
          <w:color w:val="000000"/>
          <w:sz w:val="22"/>
        </w:rPr>
        <w:t xml:space="preserve">ty-</w:t>
      </w:r>
      <w:del w:id="1026" w:author="Greenleaf Legal Review" w:date="2025-05-12T00:00:00Z">
        <w:r>
          <w:rPr>
            <w:rFonts w:ascii="Times New Roman" w:hAnsi="Times New Roman"/>
            <w:color w:val="000000"/>
            <w:sz w:val="22"/>
          </w:rPr>
          <w:delText xml:space="preserve">Fi</w:delText>
        </w:r>
      </w:del>
      <w:ins w:id="1027" w:author="Greenleaf Legal Review" w:date="2025-05-12T00:00:00Z">
        <w:r>
          <w:rPr>
            <w:rFonts w:ascii="Times New Roman" w:hAnsi="Times New Roman"/>
            <w:color w:val="000000"/>
            <w:sz w:val="22"/>
          </w:rPr>
          <w:t xml:space="preserve">Se</w:t>
        </w:r>
      </w:ins>
      <w:r>
        <w:rPr>
          <w:rFonts w:ascii="Times New Roman" w:hAnsi="Times New Roman"/>
          <w:color w:val="000000"/>
          <w:sz w:val="22"/>
        </w:rPr>
        <w:t xml:space="preserve">ve</w:t>
      </w:r>
      <w:ins w:id="1028" w:author="Greenleaf Legal Review" w:date="2025-05-12T00:00:00Z">
        <w:r>
          <w:rPr>
            <w:rFonts w:ascii="Times New Roman" w:hAnsi="Times New Roman"/>
            <w:color w:val="000000"/>
            <w:sz w:val="22"/>
          </w:rPr>
          <w:t xml:space="preserve">n</w:t>
        </w:r>
      </w:ins>
      <w:r>
        <w:rPr>
          <w:rFonts w:ascii="Times New Roman" w:hAnsi="Times New Roman"/>
          <w:color w:val="000000"/>
          <w:sz w:val="22"/>
        </w:rPr>
        <w:t xml:space="preserve"> Thousand </w:t>
      </w:r>
      <w:ins w:id="1029" w:author="Greenleaf Legal Review" w:date="2025-05-12T00:00:00Z">
        <w:r>
          <w:rPr>
            <w:rFonts w:ascii="Times New Roman" w:hAnsi="Times New Roman"/>
            <w:color w:val="000000"/>
            <w:sz w:val="22"/>
          </w:rPr>
          <w:t xml:space="preserve">Five Hundred </w:t>
        </w:r>
      </w:ins>
      <w:r>
        <w:rPr>
          <w:rFonts w:ascii="Times New Roman" w:hAnsi="Times New Roman"/>
          <w:color w:val="000000"/>
          <w:sz w:val="22"/>
        </w:rPr>
        <w:t xml:space="preserve">Dollars ($5</w:t>
      </w:r>
      <w:del w:id="1030" w:author="Greenleaf Legal Review" w:date="2025-05-12T00:00:00Z">
        <w:r>
          <w:rPr>
            <w:rFonts w:ascii="Times New Roman" w:hAnsi="Times New Roman"/>
            <w:color w:val="000000"/>
            <w:sz w:val="22"/>
          </w:rPr>
          <w:delText xml:space="preserve">25,0</w:delText>
        </w:r>
      </w:del>
      <w:ins w:id="1031" w:author="Greenleaf Legal Review" w:date="2025-05-12T00:00:00Z">
        <w:r>
          <w:rPr>
            <w:rFonts w:ascii="Times New Roman" w:hAnsi="Times New Roman"/>
            <w:color w:val="000000"/>
            <w:sz w:val="22"/>
          </w:rPr>
          <w:t xml:space="preserve">37,5</w:t>
        </w:r>
      </w:ins>
      <w:r>
        <w:rPr>
          <w:rFonts w:ascii="Times New Roman" w:hAnsi="Times New Roman"/>
          <w:color w:val="000000"/>
          <w:sz w:val="22"/>
        </w:rPr>
        <w:t xml:space="preserve">00.00), comprised of the compensatory damages payment ($275,000.00), the back pay payment ($125,000.00), the attorney fees payment ($75,000.00), and the RSU acceleration ($</w:t>
      </w:r>
      <w:del w:id="1032" w:author="Greenleaf Legal Review" w:date="2025-05-12T00:00:00Z">
        <w:r>
          <w:rPr>
            <w:rFonts w:ascii="Times New Roman" w:hAnsi="Times New Roman"/>
            <w:color w:val="000000"/>
            <w:sz w:val="22"/>
          </w:rPr>
          <w:delText xml:space="preserve">50,0</w:delText>
        </w:r>
      </w:del>
      <w:ins w:id="1033" w:author="Greenleaf Legal Review" w:date="2025-05-12T00:00:00Z">
        <w:r>
          <w:rPr>
            <w:rFonts w:ascii="Times New Roman" w:hAnsi="Times New Roman"/>
            <w:color w:val="000000"/>
            <w:sz w:val="22"/>
          </w:rPr>
          <w:t xml:space="preserve">62,5</w:t>
        </w:r>
      </w:ins>
      <w:r>
        <w:rPr>
          <w:rFonts w:ascii="Times New Roman" w:hAnsi="Times New Roman"/>
          <w:color w:val="000000"/>
          <w:sz w:val="22"/>
        </w:rPr>
        <w:t xml:space="preserve">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spacing w:line="276" w:lineRule="auto" w:before="0" w:after="120"/>
        <w:jc w:val="both"/>
        <w:rPr>
          <w:ins w:id="1065" w:author="Greenleaf Legal Review" w:date="2025-05-12T00:00:00Z"/>
        </w:rPr>
      </w:pPr>
      <w:ins w:id="1066" w:author="Greenleaf Legal Review" w:date="2025-05-12T00:00:00Z">
        <w:r>
          <w:rPr>
            <w:rFonts w:ascii="Times New Roman" w:hAnsi="Times New Roman"/>
            <w:color w:val="000000"/>
            <w:sz w:val="22"/>
          </w:rPr>
          <w:t>Nothing in this Agreement shall be construed to prohibit, restrict, or penalize Delano from (i) reporting, cooperating with, or participating in any investigation or proceeding conducted by any federal, state, or local government agency, including without limitation the pending Oregon OSHA investigation referenced in the Recitals (Complaint No. OR-OSHA-2024-11872), the U.S. Securities and Exchange Commission, the U.S. Department of Labor, or the Equal Employment Opportunity Commission; (ii) reporting a violation of law to any such agency; or (iii) receiving a monetary award or other compensation from any such agency or under any whistleblower or anti-retaliation statute, including without limitation the Defend Trade Secrets Act of 2016 (18 U.S.C. § 1833(b)), the Sarbanes-Oxley Act, and ORS 654.062. Delano is not required to withdraw, dismiss, or in any way interfere with the pending Oregon OSHA investigation, and nothing in this Agreement requires Delano to make any statement or take any action that is untruthful or contrary to law. This Agreement does not release any right or claim that cannot be released as a matter of law, including any right to participate in or receive relief from any government investigation or proceeding.</w:t>
        </w:r>
      </w:ins>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Delano has been given a period of </w:t>
      </w:r>
      <w:del w:id="1034" w:author="Greenleaf Legal Review" w:date="2025-05-12T00:00:00Z">
        <w:r>
          <w:rPr>
            <w:rFonts w:ascii="Times New Roman" w:hAnsi="Times New Roman"/>
            <w:color w:val="000000"/>
            <w:sz w:val="22"/>
          </w:rPr>
          <w:delText xml:space="preserve">fourteen (14</w:delText>
        </w:r>
      </w:del>
      <w:ins w:id="1035" w:author="Greenleaf Legal Review" w:date="2025-05-12T00:00:00Z">
        <w:r>
          <w:rPr>
            <w:rFonts w:ascii="Times New Roman" w:hAnsi="Times New Roman"/>
            <w:color w:val="000000"/>
            <w:sz w:val="22"/>
          </w:rPr>
          <w:t xml:space="preserve">twenty-one (21</w:t>
        </w:r>
      </w:ins>
      <w:r>
        <w:rPr>
          <w:rFonts w:ascii="Times New Roman" w:hAnsi="Times New Roman"/>
          <w:color w:val="000000"/>
          <w:sz w:val="22"/>
        </w:rPr>
        <w:t xml:space="preserve">)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067" w:author="Greenleaf Legal Review" w:date="2025-05-12T00:00:00Z"/>
        </w:rPr>
      </w:pPr>
      <w:ins w:id="1068" w:author="Greenleaf Legal Review" w:date="2025-05-12T00:00:00Z">
        <w:r>
          <w:rPr>
            <w:rFonts w:ascii="Times New Roman" w:hAnsi="Times New Roman"/>
            <w:color w:val="000000"/>
            <w:sz w:val="22"/>
          </w:rPr>
          <w:t xml:space="preserve">(g) Delano understands that, for a period of seven (7) calendar days following his execution of this Agreement, he may revoke this Agreement, and that this Agreement shall not become effective or enforceable, and no payment or benefit shall be made or provided under this Agreement, until the seven (7) day revocation period has expired without revocation. To revoke, Delano must deliver written notice of revocation to Greenleaf's General Counsel at the address set forth in the Preamble (or such other address as Greenleaf may designate in writing) before the expiration of the seven (7) day period. If Delano timely revokes this Agreement, this Agreement shall be null and void and of no force or effect, and neither Party shall have any obligation hereunder.</w:t>
        </w:r>
      </w:ins>
      <w:del w:id="1034" w:author="Greenleaf Legal Review" w:date="2025-05-12T00:00:00Z">
        <w:r>
          <w:rPr>
            <w:rFonts w:ascii="Times New Roman" w:hAnsi="Times New Roman"/>
            <w:color w:val="000000"/>
            <w:sz w:val="22"/>
          </w:rPr>
          <w:delText xml:space="preserve">fourteen (14</w:delText>
        </w:r>
      </w:del>
      <w:ins w:id="1035" w:author="Greenleaf Legal Review" w:date="2025-05-12T00:00:00Z">
        <w:r>
          <w:rPr>
            <w:rFonts w:ascii="Times New Roman" w:hAnsi="Times New Roman"/>
            <w:color w:val="000000"/>
            <w:sz w:val="22"/>
          </w:rPr>
          <w:t xml:space="preserve">twenty-one (21</w:t>
        </w:r>
      </w:ins>
      <w:ins w:id="1069" w:author="Greenleaf Legal Review" w:date="2025-05-12T00:00:00Z">
        <w:r>
          <w:rPr>
            <w:rFonts w:ascii="Times New Roman" w:hAnsi="Times New Roman"/>
            <w:color w:val="000000"/>
            <w:sz w:val="22"/>
          </w:rPr>
          <w:t xml:space="preserve"/>
        </w:r>
      </w:ins>
    </w:p>
    <w:p>
      <w:pPr>
        <w:spacing w:line="276" w:lineRule="auto" w:before="0" w:after="120"/>
        <w:ind w:left="432"/>
        <w:jc w:val="both"/>
        <w:rPr>
          <w:ins w:id="1070" w:author="Greenleaf Legal Review" w:date="2025-05-12T00:00:00Z"/>
        </w:rPr>
      </w:pPr>
      <w:ins w:id="1071" w:author="Greenleaf Legal Review" w:date="2025-05-12T00:00:00Z">
        <w:r>
          <w:rPr>
            <w:rFonts w:ascii="Times New Roman" w:hAnsi="Times New Roman"/>
            <w:color w:val="000000"/>
            <w:sz w:val="22"/>
          </w:rPr>
          <w:t xml:space="preserve">(h) Delano acknowledges that he has been advised in writing to consult with an attorney of his choosing before executing this Agreement, that he has had a full and adequate opportunity to do so, and that he has either consulted with an attorney or knowingly and voluntarily elected not to do so.</w:t>
        </w:r>
      </w:ins>
      <w:del w:id="1034" w:author="Greenleaf Legal Review" w:date="2025-05-12T00:00:00Z">
        <w:r>
          <w:rPr>
            <w:rFonts w:ascii="Times New Roman" w:hAnsi="Times New Roman"/>
            <w:color w:val="000000"/>
            <w:sz w:val="22"/>
          </w:rPr>
          <w:delText xml:space="preserve">fourteen (14</w:delText>
        </w:r>
      </w:del>
      <w:ins w:id="1035" w:author="Greenleaf Legal Review" w:date="2025-05-12T00:00:00Z">
        <w:r>
          <w:rPr>
            <w:rFonts w:ascii="Times New Roman" w:hAnsi="Times New Roman"/>
            <w:color w:val="000000"/>
            <w:sz w:val="22"/>
          </w:rPr>
          <w:t xml:space="preserve">twenty-one (21</w:t>
        </w:r>
      </w:ins>
      <w:ins w:id="1072" w:author="Greenleaf Legal Review" w:date="2025-05-12T00:00:00Z">
        <w:r>
          <w:rPr>
            <w:rFonts w:ascii="Times New Roman" w:hAnsi="Times New Roman"/>
            <w:color w:val="000000"/>
            <w:sz w:val="22"/>
          </w:rPr>
          <w:t xml:space="preserve"/>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 xml:space="preserve">Delano agrees that the terms, amount, and existence of this Agreement, including the Settlement Payment and each of its component parts, shall be kept strictly confidential</w:t>
      </w:r>
      <w:ins w:id="1036" w:author="Greenleaf Legal Review" w:date="2025-05-12T00:00:00Z">
        <w:r>
          <w:rPr>
            <w:rFonts w:ascii="Times New Roman" w:hAnsi="Times New Roman"/>
            <w:color w:val="000000"/>
            <w:sz w:val="22"/>
          </w:rPr>
          <w:t xml:space="preserve">, except as expressly permitted by this Section 6 or as otherwise required or protected by law</w:t>
        </w:r>
      </w:ins>
      <w:r>
        <w:rPr>
          <w:rFonts w:ascii="Times New Roman" w:hAnsi="Times New Roman"/>
          <w:color w:val="000000"/>
          <w:sz w:val="22"/>
        </w:rPr>
        <w:t xml:space="preserve">.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 xml:space="preserve">(iv) as required by applicable law, regulation, court order, subpoena, or other compulsory legal process</w:t>
      </w:r>
      <w:del w:id="1037" w:author="Greenleaf Legal Review" w:date="2025-05-12T00:00:00Z">
        <w:r>
          <w:rPr>
            <w:rFonts w:ascii="Times New Roman" w:hAnsi="Times New Roman"/>
            <w:color w:val="000000"/>
            <w:sz w:val="22"/>
          </w:rPr>
          <w:delText xml:space="preserve">.</w:delText>
        </w:r>
      </w:del>
      <w:ins w:id="1038" w:author="Greenleaf Legal Review" w:date="2025-05-12T00:00:00Z">
        <w:r>
          <w:rPr>
            <w:rFonts w:ascii="Times New Roman" w:hAnsi="Times New Roman"/>
            <w:color w:val="000000"/>
            <w:sz w:val="22"/>
          </w:rPr>
          <w:t xml:space="preserve">; or</w:t>
        </w:r>
      </w:ins>
    </w:p>
    <w:p>
      <w:pPr>
        <w:spacing w:line="276" w:lineRule="auto" w:before="0" w:after="120"/>
        <w:ind w:left="432"/>
        <w:jc w:val="both"/>
        <w:rPr>
          <w:ins w:id="1073" w:author="Greenleaf Legal Review" w:date="2025-05-12T00:00:00Z"/>
        </w:rPr>
      </w:pPr>
      <w:ins w:id="1074" w:author="Greenleaf Legal Review" w:date="2025-05-12T00:00:00Z">
        <w:r>
          <w:rPr>
            <w:rFonts w:ascii="Times New Roman" w:hAnsi="Times New Roman"/>
            <w:color w:val="000000"/>
            <w:sz w:val="22"/>
          </w:rPr>
          <w:t xml:space="preserve">(v) to any federal, state, or local government agency, including without limitation Oregon OSHA, the U.S. Securities and Exchange Commission, the U.S. Department of Labor, the Equal Employment Opportunity Commission, or any other regulatory or law-enforcement agency, in connection with the reporting of a suspected violation of law, the filing of a charge or complaint, or any investigation or proceeding conducted by such agency; provided that Delano may disclose the existence and terms of this Agreement to the extent necessary for such purpose and need not notify Greenleaf in advance of any such disclosure to a government agency.</w:t>
        </w:r>
      </w:ins>
      <w:del w:id="1034" w:author="Greenleaf Legal Review" w:date="2025-05-12T00:00:00Z">
        <w:r>
          <w:rPr>
            <w:rFonts w:ascii="Times New Roman" w:hAnsi="Times New Roman"/>
            <w:color w:val="000000"/>
            <w:sz w:val="22"/>
          </w:rPr>
          <w:delText xml:space="preserve">fourteen (14</w:delText>
        </w:r>
      </w:del>
      <w:ins w:id="1035" w:author="Greenleaf Legal Review" w:date="2025-05-12T00:00:00Z">
        <w:r>
          <w:rPr>
            <w:rFonts w:ascii="Times New Roman" w:hAnsi="Times New Roman"/>
            <w:color w:val="000000"/>
            <w:sz w:val="22"/>
          </w:rPr>
          <w:t xml:space="preserve">twenty-one (21</w:t>
        </w:r>
      </w:ins>
      <w:ins w:id="1075" w:author="Greenleaf Legal Review" w:date="2025-05-12T00:00:00Z">
        <w:r>
          <w:rPr>
            <w:rFonts w:ascii="Times New Roman" w:hAnsi="Times New Roman"/>
            <w:color w:val="000000"/>
            <w:sz w:val="22"/>
          </w:rPr>
          <w:t xml:space="preserve"/>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spacing w:line="276" w:lineRule="auto" w:before="0" w:after="120"/>
        <w:jc w:val="both"/>
        <w:rPr>
          <w:ins w:id="1076" w:author="Greenleaf Legal Review" w:date="2025-05-12T00:00:00Z"/>
        </w:rPr>
      </w:pPr>
      <w:ins w:id="1077" w:author="Greenleaf Legal Review" w:date="2025-05-12T00:00:00Z">
        <w:r>
          <w:rPr>
            <w:rFonts w:ascii="Times New Roman" w:hAnsi="Times New Roman"/>
            <w:color w:val="000000"/>
            <w:sz w:val="22"/>
          </w:rPr>
          <w:t>Notice Pursuant to the Defend Trade Secrets Act of 2016. Notwithstanding anything to the contrary in this Agreement, pursuant to 18 U.S.C. § 1833(b), Delano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is intended to conflict with 18 U.S.C. § 1833(b) or to limit Delano's right to receive a monetary award or other compensation from a government agency for providing information about a suspected violation of law.</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w:t>
      </w:r>
      <w:ins w:id="1039" w:author="Greenleaf Legal Review" w:date="2025-05-12T00:00:00Z">
        <w:r>
          <w:rPr>
            <w:rFonts w:ascii="Times New Roman" w:hAnsi="Times New Roman"/>
            <w:color w:val="000000"/>
            <w:sz w:val="22"/>
          </w:rPr>
          <w:t xml:space="preserve">during the period beginning on the Effective Date and ending three (3) years </w:t>
        </w:r>
      </w:ins>
      <w:r>
        <w:rPr>
          <w:rFonts w:ascii="Times New Roman" w:hAnsi="Times New Roman"/>
          <w:color w:val="000000"/>
          <w:sz w:val="22"/>
        </w:rPr>
        <w:t xml:space="preserve">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w:t>
      </w:r>
      <w:ins w:id="1040" w:author="Greenleaf Legal Review" w:date="2025-05-12T00:00:00Z">
        <w:r>
          <w:rPr>
            <w:rFonts w:ascii="Times New Roman" w:hAnsi="Times New Roman"/>
            <w:color w:val="000000"/>
            <w:sz w:val="22"/>
          </w:rPr>
          <w:t xml:space="preserve"> Nothing in this Section 7 shall prohibit either Party from (i) making truthful statements in response to a subpoena or other compulsory legal process or in any judicial, arbitral, or government proceeding; (ii) reporting a suspected violation of law to, or cooperating or participating in any investigation or proceeding conducted by, any federal, state, or local government agency; or (iii) engaging in activity protected by the National Labor Relations Act or any other whistleblower or anti-retaliation law.</w:t>
        </w:r>
      </w:ins>
      <w:r>
        <w:rPr>
          <w:rFonts w:ascii="Times New Roman" w:hAnsi="Times New Roman"/>
          <w:color w:val="000000"/>
          <w:sz w:val="22"/>
        </w:rPr>
        <w:t xml:space="preserve">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w:t>
      </w:r>
      <w:del w:id="1041" w:author="Greenleaf Legal Review" w:date="2025-05-12T00:00:00Z">
        <w:r>
          <w:rPr>
            <w:rFonts w:ascii="Times New Roman" w:hAnsi="Times New Roman"/>
            <w:color w:val="000000"/>
            <w:sz w:val="22"/>
          </w:rPr>
          <w:delText xml:space="preserve">in perpetuity</w:delText>
        </w:r>
      </w:del>
      <w:ins w:id="1042" w:author="Greenleaf Legal Review" w:date="2025-05-12T00:00:00Z">
        <w:r>
          <w:rPr>
            <w:rFonts w:ascii="Times New Roman" w:hAnsi="Times New Roman"/>
            <w:color w:val="000000"/>
            <w:sz w:val="22"/>
          </w:rPr>
          <w:t xml:space="preserve">for the period stated above</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w:t>
      </w:r>
      <w:del w:id="1043" w:author="Greenleaf Legal Review" w:date="2025-05-12T00:00:00Z">
        <w:r>
          <w:rPr>
            <w:rFonts w:ascii="Times New Roman" w:hAnsi="Times New Roman"/>
            <w:color w:val="000000"/>
            <w:sz w:val="22"/>
          </w:rPr>
          <w:delText xml:space="preserve">s</w:delText>
        </w:r>
      </w:del>
      <w:ins w:id="1044" w:author="Greenleaf Legal Review" w:date="2025-05-12T00:00:00Z">
        <w:r>
          <w:rPr>
            <w:rFonts w:ascii="Times New Roman" w:hAnsi="Times New Roman"/>
            <w:color w:val="000000"/>
            <w:sz w:val="22"/>
          </w:rPr>
          <w:t xml:space="preserve">S</w:t>
        </w:r>
      </w:ins>
      <w:r>
        <w:rPr>
          <w:rFonts w:ascii="Times New Roman" w:hAnsi="Times New Roman"/>
          <w:color w:val="000000"/>
          <w:sz w:val="22"/>
        </w:rPr>
        <w:t xml:space="preserve">tate</w:t>
      </w:r>
      <w:del w:id="1045" w:author="Greenleaf Legal Review" w:date="2025-05-12T00:00:00Z">
        <w:r>
          <w:rPr>
            <w:rFonts w:ascii="Times New Roman" w:hAnsi="Times New Roman"/>
            <w:color w:val="000000"/>
            <w:sz w:val="22"/>
          </w:rPr>
          <w:delText xml:space="preserve">s</w:delText>
        </w:r>
      </w:del>
      <w:r>
        <w:rPr>
          <w:rFonts w:ascii="Times New Roman" w:hAnsi="Times New Roman"/>
          <w:color w:val="000000"/>
          <w:sz w:val="22"/>
        </w:rPr>
        <w:t xml:space="preserve"> of Oregon</w:t>
      </w:r>
      <w:del w:id="1046" w:author="Greenleaf Legal Review" w:date="2025-05-12T00:00:00Z">
        <w:r>
          <w:rPr>
            <w:rFonts w:ascii="Times New Roman" w:hAnsi="Times New Roman"/>
            <w:color w:val="000000"/>
            <w:sz w:val="22"/>
          </w:rPr>
          <w:delText xml:space="preserve">, Washington, Idaho, and California</w:delText>
        </w:r>
      </w:del>
      <w:ins w:id="1047" w:author="Greenleaf Legal Review" w:date="2025-05-12T00:00:00Z">
        <w:r>
          <w:rPr>
            <w:rFonts w:ascii="Times New Roman" w:hAnsi="Times New Roman"/>
            <w:color w:val="000000"/>
            <w:sz w:val="22"/>
          </w:rPr>
          <w:t xml:space="preserve">; provided that this non-competition covenant is intended to comply with ORS 653.295 and shall not apply in any jurisdiction in which it is prohibited by law</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Greenleaf agrees to provide a </w:t>
      </w:r>
      <w:del w:id="1048" w:author="Greenleaf Legal Review" w:date="2025-05-12T00:00:00Z">
        <w:r>
          <w:rPr>
            <w:rFonts w:ascii="Times New Roman" w:hAnsi="Times New Roman"/>
            <w:color w:val="000000"/>
            <w:sz w:val="22"/>
          </w:rPr>
          <w:delText xml:space="preserve">positive, neutral, or at minimum non-negative</w:delText>
        </w:r>
      </w:del>
      <w:ins w:id="1049" w:author="Greenleaf Legal Review" w:date="2025-05-12T00:00:00Z">
        <w:r>
          <w:rPr>
            <w:rFonts w:ascii="Times New Roman" w:hAnsi="Times New Roman"/>
            <w:color w:val="000000"/>
            <w:sz w:val="22"/>
          </w:rPr>
          <w:t xml:space="preserve">neutral</w:t>
        </w:r>
      </w:ins>
      <w:r>
        <w:rPr>
          <w:rFonts w:ascii="Times New Roman" w:hAnsi="Times New Roman"/>
          <w:color w:val="000000"/>
          <w:sz w:val="22"/>
        </w:rPr>
        <w:t xml:space="preserve"> employment reference for Delano. Such reference shall confirm </w:t>
      </w:r>
      <w:ins w:id="1050" w:author="Greenleaf Legal Review" w:date="2025-05-12T00:00:00Z">
        <w:r>
          <w:rPr>
            <w:rFonts w:ascii="Times New Roman" w:hAnsi="Times New Roman"/>
            <w:color w:val="000000"/>
            <w:sz w:val="22"/>
          </w:rPr>
          <w:t xml:space="preserve">only </w:t>
        </w:r>
      </w:ins>
      <w:r>
        <w:rPr>
          <w:rFonts w:ascii="Times New Roman" w:hAnsi="Times New Roman"/>
          <w:color w:val="000000"/>
          <w:sz w:val="22"/>
        </w:rPr>
        <w:t xml:space="preserve">Delano's dates of employment (June 12, 2017, through March 14, 2025), his final title of Vice President of Supply Chain Operations, and </w:t>
      </w:r>
      <w:del w:id="1051" w:author="Greenleaf Legal Review" w:date="2025-05-12T00:00:00Z">
        <w:r>
          <w:rPr>
            <w:rFonts w:ascii="Times New Roman" w:hAnsi="Times New Roman"/>
            <w:color w:val="000000"/>
            <w:sz w:val="22"/>
          </w:rPr>
          <w:delText xml:space="preserve">shall include a statement that Delano was a valued member of the Greenleaf team who made significant contributions to the Company's supply chain operations during his tenu</w:delText>
        </w:r>
      </w:del>
      <w:ins w:id="1052" w:author="Greenleaf Legal Review" w:date="2025-05-12T00:00:00Z">
        <w:r>
          <w:rPr>
            <w:rFonts w:ascii="Times New Roman" w:hAnsi="Times New Roman"/>
            <w:color w:val="000000"/>
            <w:sz w:val="22"/>
          </w:rPr>
          <w:t xml:space="preserve">his eligibility for rehi</w:t>
        </w:r>
      </w:ins>
      <w:r>
        <w:rPr>
          <w:rFonts w:ascii="Times New Roman" w:hAnsi="Times New Roman"/>
          <w:color w:val="000000"/>
          <w:sz w:val="22"/>
        </w:rPr>
        <w:t xml:space="preserve">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w:t>
      </w:r>
      <w:ins w:id="1053" w:author="Greenleaf Legal Review" w:date="2025-05-12T00:00:00Z">
        <w:r>
          <w:rPr>
            <w:rFonts w:ascii="Times New Roman" w:hAnsi="Times New Roman"/>
            <w:color w:val="000000"/>
            <w:sz w:val="22"/>
          </w:rPr>
          <w:t xml:space="preserve">neutral </w:t>
        </w:r>
      </w:ins>
      <w:r>
        <w:rPr>
          <w:rFonts w:ascii="Times New Roman" w:hAnsi="Times New Roman"/>
          <w:color w:val="000000"/>
          <w:sz w:val="22"/>
        </w:rPr>
        <w:t xml:space="preserve">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w:t>
      </w:r>
      <w:del w:id="1054" w:author="Greenleaf Legal Review" w:date="2025-05-12T00:00:00Z">
        <w:r>
          <w:rPr>
            <w:rFonts w:ascii="Times New Roman" w:hAnsi="Times New Roman"/>
            <w:color w:val="000000"/>
            <w:sz w:val="22"/>
          </w:rPr>
          <w:delText xml:space="preserve"> or</w:delText>
        </w:r>
      </w:del>
      <w:ins w:id="1055" w:author="Greenleaf Legal Review" w:date="2025-05-12T00:00:00Z">
        <w:r>
          <w:rPr>
            <w:rFonts w:ascii="Times New Roman" w:hAnsi="Times New Roman"/>
            <w:color w:val="000000"/>
            <w:sz w:val="22"/>
          </w:rPr>
          <w:t xml:space="preserve">,</w:t>
        </w:r>
      </w:ins>
      <w:r>
        <w:rPr>
          <w:rFonts w:ascii="Times New Roman" w:hAnsi="Times New Roman"/>
          <w:color w:val="000000"/>
          <w:sz w:val="22"/>
        </w:rPr>
        <w:t xml:space="preserve"> to enforce the terms of this Agreement</w:t>
      </w:r>
      <w:ins w:id="1056" w:author="Greenleaf Legal Review" w:date="2025-05-12T00:00:00Z">
        <w:r>
          <w:rPr>
            <w:rFonts w:ascii="Times New Roman" w:hAnsi="Times New Roman"/>
            <w:color w:val="000000"/>
            <w:sz w:val="22"/>
          </w:rPr>
          <w:t xml:space="preserve">, or to participate in or cooperate with any investigation or proceeding conducted by a government agency (including the pending Oregon OSHA investigation), or to report a suspected violation of law to a government agency</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 xml:space="preserve">Delano shall have </w:t>
      </w:r>
      <w:del w:id="1057" w:author="Greenleaf Legal Review" w:date="2025-05-12T00:00:00Z">
        <w:r>
          <w:rPr>
            <w:rFonts w:ascii="Times New Roman" w:hAnsi="Times New Roman"/>
            <w:color w:val="000000"/>
            <w:sz w:val="22"/>
          </w:rPr>
          <w:delText xml:space="preserve">fourteen (14</w:delText>
        </w:r>
      </w:del>
      <w:ins w:id="1058" w:author="Greenleaf Legal Review" w:date="2025-05-12T00:00:00Z">
        <w:r>
          <w:rPr>
            <w:rFonts w:ascii="Times New Roman" w:hAnsi="Times New Roman"/>
            <w:color w:val="000000"/>
            <w:sz w:val="22"/>
          </w:rPr>
          <w:t xml:space="preserve">twenty-one (21</w:t>
        </w:r>
      </w:ins>
      <w:r>
        <w:rPr>
          <w:rFonts w:ascii="Times New Roman" w:hAnsi="Times New Roman"/>
          <w:color w:val="000000"/>
          <w:sz w:val="22"/>
        </w:rPr>
        <w:t xml:space="preserve">) calendar days from the date of receipt of this Agreement to review, consider, and execute it. If Delano does not execute and return a signed copy of this Agreement to Engel &amp; Associates, P.C., or to Greenleaf's General Counsel within the </w:t>
      </w:r>
      <w:del w:id="1059" w:author="Greenleaf Legal Review" w:date="2025-05-12T00:00:00Z">
        <w:r>
          <w:rPr>
            <w:rFonts w:ascii="Times New Roman" w:hAnsi="Times New Roman"/>
            <w:color w:val="000000"/>
            <w:sz w:val="22"/>
          </w:rPr>
          <w:delText xml:space="preserve">fourteen (14</w:delText>
        </w:r>
      </w:del>
      <w:ins w:id="1060" w:author="Greenleaf Legal Review" w:date="2025-05-12T00:00:00Z">
        <w:r>
          <w:rPr>
            <w:rFonts w:ascii="Times New Roman" w:hAnsi="Times New Roman"/>
            <w:color w:val="000000"/>
            <w:sz w:val="22"/>
          </w:rPr>
          <w:t xml:space="preserve">twenty-one (21</w:t>
        </w:r>
      </w:ins>
      <w:r>
        <w:rPr>
          <w:rFonts w:ascii="Times New Roman" w:hAnsi="Times New Roman"/>
          <w:color w:val="000000"/>
          <w:sz w:val="22"/>
        </w:rPr>
        <w:t xml:space="preserve">) calendar day period, this offer of settlement shall automatically expire and be of no further force or effect, and neither Party shall have any obligation hereunder.</w:t>
      </w:r>
      <w:ins w:id="1061" w:author="Greenleaf Legal Review" w:date="2025-05-12T00:00:00Z">
        <w:r>
          <w:rPr>
            <w:rFonts w:ascii="Times New Roman" w:hAnsi="Times New Roman"/>
            <w:color w:val="000000"/>
            <w:sz w:val="22"/>
          </w:rPr>
          <w:t xml:space="preserve"> Delano further acknowledges that, pursuant to Section 5(g), he has the right to revoke this Agreement for a period of seven (7) calendar days after execution, and that this Agreement shall not become effective until the expiration of that seven (7) day revocation period.</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rPr>
          <w:ins w:id="1078" w:author="Greenleaf Legal Review" w:date="2025-05-12T00:00:00Z"/>
        </w:rPr>
      </w:pPr>
      <w:ins w:id="1079" w:author="Greenleaf Legal Review" w:date="2025-05-12T00:00:00Z">
        <w:r>
          <w:rPr>
            <w:rFonts w:ascii="Times New Roman" w:hAnsi="Times New Roman"/>
            <w:b/>
            <w:color w:val="000000"/>
            <w:sz w:val="22"/>
          </w:rPr>
          <w:t>Section 18. Return of Company Property and Confidential Information</w:t>
        </w:r>
      </w:ins>
    </w:p>
    <w:p>
      <w:pPr>
        <w:spacing w:line="276" w:lineRule="auto" w:before="0" w:after="120"/>
        <w:jc w:val="both"/>
        <w:rPr>
          <w:ins w:id="1080" w:author="Greenleaf Legal Review" w:date="2025-05-12T00:00:00Z"/>
        </w:rPr>
      </w:pPr>
      <w:ins w:id="1081" w:author="Greenleaf Legal Review" w:date="2025-05-12T00:00:00Z">
        <w:r>
          <w:rPr>
            <w:rFonts w:ascii="Times New Roman" w:hAnsi="Times New Roman"/>
            <w:color w:val="000000"/>
            <w:sz w:val="22"/>
          </w:rPr>
          <w:t>Delano represents and warrants that, on or before the Separation Date, he returned to Greenleaf all property of Greenleaf in his possession, custody, or control, including without limitation all keys, access cards, credit cards, laptop computers, mobile devices, documents, files, records, data, and other materials (in whatever form or medium), and that he has not retained any copies thereof. Delano further agrees that he shall continue to hold in strict confidence and shall not use or disclose, except as required or protected by law, any confidential or proprietary information of Greenleaf, including without limitation trade secrets, business plans, customer and supplier lists, pricing information, supply chain and cold-chain operational data, financial information, and personnel information, that he obtained during his employment; provided, however, that nothing in this Agreement shall prohibit Delano from disclosing a trade secret to a government official or an attorney in confidence for the purpose of reporting or investigating a suspected violation of law, or in a court filing made under seal, to the extent protected by the Defend Trade Secrets Act of 2016 (18 U.S.C. § 1833(b)) or other applicable whistleblower or anti-retaliation law. The obligations of this Section 18 shall survive the termination of this Agreement.</w:t>
        </w:r>
      </w:ins>
    </w:p>
    <w:p>
      <w:pPr>
        <w:keepNext/>
        <w:spacing w:line="276" w:lineRule="auto" w:before="200" w:after="80"/>
        <w:ind w:left="0"/>
        <w:rPr>
          <w:ins w:id="1082" w:author="Greenleaf Legal Review" w:date="2025-05-12T00:00:00Z"/>
        </w:rPr>
      </w:pPr>
      <w:ins w:id="1083" w:author="Greenleaf Legal Review" w:date="2025-05-12T00:00:00Z">
        <w:r>
          <w:rPr>
            <w:rFonts w:ascii="Times New Roman" w:hAnsi="Times New Roman"/>
            <w:b/>
            <w:color w:val="000000"/>
            <w:sz w:val="22"/>
          </w:rPr>
          <w:t>Section 19. Cooperation</w:t>
        </w:r>
      </w:ins>
    </w:p>
    <w:p>
      <w:pPr>
        <w:spacing w:line="276" w:lineRule="auto" w:before="0" w:after="120"/>
        <w:jc w:val="both"/>
        <w:rPr>
          <w:ins w:id="1084" w:author="Greenleaf Legal Review" w:date="2025-05-12T00:00:00Z"/>
        </w:rPr>
      </w:pPr>
      <w:ins w:id="1085" w:author="Greenleaf Legal Review" w:date="2025-05-12T00:00:00Z">
        <w:r>
          <w:rPr>
            <w:rFonts w:ascii="Times New Roman" w:hAnsi="Times New Roman"/>
            <w:color w:val="000000"/>
            <w:sz w:val="22"/>
          </w:rPr>
          <w:t>Each Party shall, upon reasonable written request and at the requesting Party's expense, cooperate reasonably with the other Party in connection with any administrative, judicial, or arbitral proceeding to which the requesting Party is or becomes a party and that relates to events occurring during Delano's employment, by providing truthful information, documents, or testimony; provided, however, that (i) nothing in this Section 19 shall require either Party to cooperate in the pending Oregon OSHA investigation (Complaint No. OR-OSHA-2024-11872) or in any matter in which the Parties are adverse to one another, and (ii) nothing in this Section 19 shall require Delano to provide information or testimony that is contrary to his recollection or interests, or to waive any privilege, right, or protection. The obligations of this Section 19 shall survive the termination of this Agreement.</w:t>
        </w:r>
      </w:ins>
    </w:p>
    <w:p>
      <w:pPr>
        <w:keepNext/>
        <w:spacing w:line="276" w:lineRule="auto" w:before="200" w:after="80"/>
        <w:ind w:left="0"/>
        <w:rPr>
          <w:ins w:id="1086" w:author="Greenleaf Legal Review" w:date="2025-05-12T00:00:00Z"/>
        </w:rPr>
      </w:pPr>
      <w:ins w:id="1087" w:author="Greenleaf Legal Review" w:date="2025-05-12T00:00:00Z">
        <w:r>
          <w:rPr>
            <w:rFonts w:ascii="Times New Roman" w:hAnsi="Times New Roman"/>
            <w:b/>
            <w:color w:val="000000"/>
            <w:sz w:val="22"/>
          </w:rPr>
          <w:t>Section 20. Governing Law and Venue</w:t>
        </w:r>
      </w:ins>
    </w:p>
    <w:p>
      <w:pPr>
        <w:spacing w:line="276" w:lineRule="auto" w:before="0" w:after="120"/>
        <w:jc w:val="both"/>
        <w:rPr>
          <w:ins w:id="1088" w:author="Greenleaf Legal Review" w:date="2025-05-12T00:00:00Z"/>
        </w:rPr>
      </w:pPr>
      <w:ins w:id="1089" w:author="Greenleaf Legal Review" w:date="2025-05-12T00:00:00Z">
        <w:r>
          <w:rPr>
            <w:rFonts w:ascii="Times New Roman" w:hAnsi="Times New Roman"/>
            <w:color w:val="000000"/>
            <w:sz w:val="22"/>
          </w:rPr>
          <w:t>This Agreement shall be governed by and construed in accordance with the laws of the State of Oregon, without regard to its conflict-of-laws principles. Any action or proceeding arising out of or relating to this Agreement shall be brought exclusively in the state courts of competent jurisdiction located in Multnomah County, Oregon, or the United States District Court for the District of Oregon, and each Party hereby consents to the exclusive jurisdiction and venue of such courts and waives any objection based on forum non conveniens. The obligations of this Section 20 shall survive the termination of this Agreement.</w:t>
        </w:r>
      </w:ins>
    </w:p>
    <w:p>
      <w:pPr>
        <w:keepNext/>
        <w:spacing w:line="276" w:lineRule="auto" w:before="200" w:after="80"/>
        <w:ind w:left="0"/>
      </w:pPr>
      <w:r>
        <w:rPr>
          <w:rFonts w:ascii="Times New Roman" w:hAnsi="Times New Roman"/>
          <w:b/>
          <w:color w:val="000000"/>
          <w:sz w:val="22"/>
        </w:rPr>
        <w:t xml:space="preserve">Section </w:t>
      </w:r>
      <w:ins w:id="1062" w:author="Greenleaf Legal Review" w:date="2025-05-12T00:00:00Z">
        <w:r>
          <w:rPr>
            <w:rFonts w:ascii="Times New Roman" w:hAnsi="Times New Roman"/>
            <w:b/>
            <w:color w:val="000000"/>
            <w:sz w:val="22"/>
          </w:rPr>
          <w:t xml:space="preserve">2</w:t>
        </w:r>
      </w:ins>
      <w:r>
        <w:rPr>
          <w:rFonts w:ascii="Times New Roman" w:hAnsi="Times New Roman"/>
          <w:b/>
          <w:color w:val="000000"/>
          <w:sz w:val="22"/>
        </w:rPr>
        <w:t xml:space="preserve">1</w:t>
      </w:r>
      <w:del w:id="1063" w:author="Greenleaf Legal Review" w:date="2025-05-12T00:00:00Z">
        <w:r>
          <w:rPr>
            <w:rFonts w:ascii="Times New Roman" w:hAnsi="Times New Roman"/>
            <w:b/>
            <w:color w:val="000000"/>
            <w:sz w:val="22"/>
          </w:rPr>
          <w:delText xml:space="preserve">8</w:delText>
        </w:r>
      </w:del>
      <w:r>
        <w:rPr>
          <w:rFonts w:ascii="Times New Roman" w:hAnsi="Times New Roman"/>
          <w:b/>
          <w:color w:val="000000"/>
          <w:sz w:val="22"/>
        </w:rPr>
        <w:t xml:space="preserve">.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w:t>
      </w:r>
      <w:ins w:id="1064" w:author="Greenleaf Legal Review" w:date="2025-05-12T00:00:00Z">
        <w:r>
          <w:rPr>
            <w:rFonts w:ascii="Times New Roman" w:hAnsi="Times New Roman"/>
            <w:color w:val="000000"/>
            <w:sz w:val="22"/>
          </w:rPr>
          <w:t xml:space="preserve">; provided, however, that the Greenleaf 2021 Equity Incentive Plan and the RSU Grant Agreement dated July 1, 2022 shall survive and continue in full force and effect to the extent not modified by, and only to the extent not inconsistent with, this Agreement</w:t>
        </w:r>
      </w:ins>
      <w:r>
        <w:rPr>
          <w:rFonts w:ascii="Times New Roman" w:hAnsi="Times New Roman"/>
          <w:color w:val="000000"/>
          <w:sz w:val="22"/>
        </w:rP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rPr>
          <w:ins w:id="1090" w:author="Greenleaf Legal Review" w:date="2025-05-12T00:00:00Z"/>
        </w:rPr>
      </w:pPr>
      <w:ins w:id="1091" w:author="Greenleaf Legal Review" w:date="2025-05-12T00:00:00Z">
        <w:r>
          <w:rPr>
            <w:rFonts w:ascii="Times New Roman" w:hAnsi="Times New Roman"/>
            <w:b/>
            <w:color w:val="000000"/>
            <w:sz w:val="22"/>
          </w:rPr>
          <w:t>Approved as to Form:</w:t>
        </w:r>
      </w:ins>
    </w:p>
    <w:p>
      <w:pPr>
        <w:spacing w:line="240" w:lineRule="auto" w:before="20" w:after="20"/>
        <w:jc w:val="both"/>
        <w:rPr>
          <w:ins w:id="1092" w:author="Greenleaf Legal Review" w:date="2025-05-12T00:00:00Z"/>
        </w:rPr>
      </w:pPr>
      <w:ins w:id="1093" w:author="Greenleaf Legal Review" w:date="2025-05-12T00:00:00Z">
        <w:r>
          <w:rPr>
            <w:rFonts w:ascii="Times New Roman" w:hAnsi="Times New Roman"/>
            <w:b/>
            <w:color w:val="000000"/>
            <w:sz w:val="22"/>
          </w:rPr>
          <w:t>GREENLEAF ORGANIC FOODS, INC.</w:t>
        </w:r>
      </w:ins>
    </w:p>
    <w:p>
      <w:pPr>
        <w:spacing w:line="240" w:lineRule="auto" w:before="20" w:after="20"/>
        <w:jc w:val="left"/>
        <w:rPr>
          <w:ins w:id="1094" w:author="Greenleaf Legal Review" w:date="2025-05-12T00:00:00Z"/>
        </w:rPr>
      </w:pPr>
      <w:ins w:id="1095" w:author="Greenleaf Legal Review" w:date="2025-05-12T00:00:00Z">
        <w:r>
          <w:rPr>
            <w:rFonts w:ascii="Times New Roman" w:hAnsi="Times New Roman"/>
            <w:color w:val="000000"/>
            <w:sz w:val="22"/>
          </w:rPr>
          <w:t xml:space="preserve">By: </w:t>
        </w:r>
      </w:ins>
      <w:ins w:id="1096" w:author="Greenleaf Legal Review" w:date="2025-05-12T00:00:00Z">
        <w:r>
          <w:rPr>
            <w:rFonts w:ascii="Times New Roman" w:hAnsi="Times New Roman"/>
            <w:b/>
            <w:color w:val="000000"/>
            <w:sz w:val="22"/>
          </w:rPr>
          <w:t>_</w:t>
        </w:r>
      </w:ins>
      <w:ins w:id="1097" w:author="Greenleaf Legal Review" w:date="2025-05-12T00:00:00Z">
        <w:r>
          <w:rPr>
            <w:rFonts w:ascii="Times New Roman" w:hAnsi="Times New Roman"/>
            <w:b/>
            <w:color w:val="000000"/>
            <w:sz w:val="22"/>
          </w:rPr>
          <w:t>_</w:t>
        </w:r>
      </w:ins>
      <w:ins w:id="1098" w:author="Greenleaf Legal Review" w:date="2025-05-12T00:00:00Z">
        <w:r>
          <w:rPr>
            <w:rFonts w:ascii="Times New Roman" w:hAnsi="Times New Roman"/>
            <w:b/>
            <w:color w:val="000000"/>
            <w:sz w:val="22"/>
          </w:rPr>
          <w:t>_</w:t>
        </w:r>
      </w:ins>
      <w:ins w:id="1099" w:author="Greenleaf Legal Review" w:date="2025-05-12T00:00:00Z">
        <w:r>
          <w:rPr>
            <w:rFonts w:ascii="Times New Roman" w:hAnsi="Times New Roman"/>
            <w:b/>
            <w:color w:val="000000"/>
            <w:sz w:val="22"/>
          </w:rPr>
          <w:t>_</w:t>
        </w:r>
      </w:ins>
      <w:ins w:id="1100" w:author="Greenleaf Legal Review" w:date="2025-05-12T00:00:00Z">
        <w:r>
          <w:rPr>
            <w:rFonts w:ascii="Times New Roman" w:hAnsi="Times New Roman"/>
            <w:b/>
            <w:color w:val="000000"/>
            <w:sz w:val="22"/>
          </w:rPr>
          <w:t>_</w:t>
        </w:r>
      </w:ins>
      <w:ins w:id="1101" w:author="Greenleaf Legal Review" w:date="2025-05-12T00:00:00Z">
        <w:r>
          <w:rPr>
            <w:rFonts w:ascii="Times New Roman" w:hAnsi="Times New Roman"/>
            <w:b/>
            <w:color w:val="000000"/>
            <w:sz w:val="22"/>
          </w:rPr>
          <w:t>_</w:t>
        </w:r>
      </w:ins>
      <w:ins w:id="1102" w:author="Greenleaf Legal Review" w:date="2025-05-12T00:00:00Z">
        <w:r>
          <w:rPr>
            <w:rFonts w:ascii="Times New Roman" w:hAnsi="Times New Roman"/>
            <w:b/>
            <w:color w:val="000000"/>
            <w:sz w:val="22"/>
          </w:rPr>
          <w:t>_</w:t>
        </w:r>
      </w:ins>
      <w:ins w:id="1103" w:author="Greenleaf Legal Review" w:date="2025-05-12T00:00:00Z">
        <w:r>
          <w:rPr>
            <w:rFonts w:ascii="Times New Roman" w:hAnsi="Times New Roman"/>
            <w:b/>
            <w:color w:val="000000"/>
            <w:sz w:val="22"/>
          </w:rPr>
          <w:t>_</w:t>
        </w:r>
      </w:ins>
    </w:p>
    <w:p>
      <w:pPr>
        <w:spacing w:line="240" w:lineRule="auto" w:before="20" w:after="20"/>
        <w:jc w:val="both"/>
        <w:rPr>
          <w:ins w:id="1104" w:author="Greenleaf Legal Review" w:date="2025-05-12T00:00:00Z"/>
        </w:rPr>
      </w:pPr>
      <w:ins w:id="1105" w:author="Greenleaf Legal Review" w:date="2025-05-12T00:00:00Z">
        <w:r>
          <w:rPr>
            <w:rFonts w:ascii="Times New Roman" w:hAnsi="Times New Roman"/>
            <w:color w:val="000000"/>
            <w:sz w:val="22"/>
          </w:rPr>
          <w:t>Tyler Huang, General Counsel</w:t>
        </w:r>
      </w:ins>
    </w:p>
    <w:p>
      <w:pPr>
        <w:spacing w:line="240" w:lineRule="auto" w:before="20" w:after="20"/>
        <w:jc w:val="left"/>
        <w:rPr>
          <w:ins w:id="1106" w:author="Greenleaf Legal Review" w:date="2025-05-12T00:00:00Z"/>
        </w:rPr>
      </w:pPr>
      <w:ins w:id="1107" w:author="Greenleaf Legal Review" w:date="2025-05-12T00:00:00Z">
        <w:r>
          <w:rPr>
            <w:rFonts w:ascii="Times New Roman" w:hAnsi="Times New Roman"/>
            <w:color w:val="000000"/>
            <w:sz w:val="22"/>
          </w:rPr>
          <w:t xml:space="preserve">Date: </w:t>
        </w:r>
      </w:ins>
      <w:ins w:id="1108" w:author="Greenleaf Legal Review" w:date="2025-05-12T00:00:00Z">
        <w:r>
          <w:rPr>
            <w:rFonts w:ascii="Times New Roman" w:hAnsi="Times New Roman"/>
            <w:b/>
            <w:color w:val="000000"/>
            <w:sz w:val="22"/>
          </w:rPr>
          <w:t>_</w:t>
        </w:r>
      </w:ins>
      <w:ins w:id="1109" w:author="Greenleaf Legal Review" w:date="2025-05-12T00:00:00Z">
        <w:r>
          <w:rPr>
            <w:rFonts w:ascii="Times New Roman" w:hAnsi="Times New Roman"/>
            <w:b/>
            <w:color w:val="000000"/>
            <w:sz w:val="22"/>
          </w:rPr>
          <w:t>_</w:t>
        </w:r>
      </w:ins>
      <w:ins w:id="1110" w:author="Greenleaf Legal Review" w:date="2025-05-12T00:00:00Z">
        <w:r>
          <w:rPr>
            <w:rFonts w:ascii="Times New Roman" w:hAnsi="Times New Roman"/>
            <w:b/>
            <w:color w:val="000000"/>
            <w:sz w:val="22"/>
          </w:rPr>
          <w:t>_</w:t>
        </w:r>
      </w:ins>
      <w:ins w:id="1111" w:author="Greenleaf Legal Review" w:date="2025-05-12T00:00:00Z">
        <w:r>
          <w:rPr>
            <w:rFonts w:ascii="Times New Roman" w:hAnsi="Times New Roman"/>
            <w:b/>
            <w:color w:val="000000"/>
            <w:sz w:val="22"/>
          </w:rPr>
          <w:t>_</w:t>
        </w:r>
      </w:ins>
      <w:ins w:id="1112" w:author="Greenleaf Legal Review" w:date="2025-05-12T00:00:00Z">
        <w:r>
          <w:rPr>
            <w:rFonts w:ascii="Times New Roman" w:hAnsi="Times New Roman"/>
            <w:b/>
            <w:color w:val="000000"/>
            <w:sz w:val="22"/>
          </w:rPr>
          <w:t>_</w:t>
        </w:r>
      </w:ins>
      <w:ins w:id="1113" w:author="Greenleaf Legal Review" w:date="2025-05-12T00:00:00Z">
        <w:r>
          <w:rPr>
            <w:rFonts w:ascii="Times New Roman" w:hAnsi="Times New Roman"/>
            <w:b/>
            <w:color w:val="000000"/>
            <w:sz w:val="22"/>
          </w:rPr>
          <w:t>_</w:t>
        </w:r>
      </w:ins>
      <w:ins w:id="1114" w:author="Greenleaf Legal Review" w:date="2025-05-12T00:00:00Z">
        <w:r>
          <w:rPr>
            <w:rFonts w:ascii="Times New Roman" w:hAnsi="Times New Roman"/>
            <w:b/>
            <w:color w:val="000000"/>
            <w:sz w:val="22"/>
          </w:rPr>
          <w:t>_</w:t>
        </w:r>
      </w:ins>
      <w:ins w:id="1115" w:author="Greenleaf Legal Review" w:date="2025-05-12T00:00:00Z">
        <w:r>
          <w:rPr>
            <w:rFonts w:ascii="Times New Roman" w:hAnsi="Times New Roman"/>
            <w:b/>
            <w:color w:val="000000"/>
            <w:sz w:val="22"/>
          </w:rPr>
          <w:t>_</w:t>
        </w:r>
      </w:ins>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