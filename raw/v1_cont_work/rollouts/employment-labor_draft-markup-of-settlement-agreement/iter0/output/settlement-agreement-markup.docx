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Settlement Agreement and General Release of All Claims ("Agreement") is entered into </w:t>
      </w:r>
      <w:del w:id="1001" w:author="Greenleaf Legal Review" w:date="2025-05-12T00:00:00Z">
        <w:r>
          <w:rPr>
            <w:rFonts w:ascii="Times New Roman" w:hAnsi="Times New Roman"/>
            <w:color w:val="000000"/>
            <w:sz w:val="22"/>
          </w:rPr>
          <w:delText xml:space="preserve">as of May 5, 2025 ("Effective Date")</w:delText>
        </w:r>
      </w:del>
      <w:ins w:id="1002" w:author="Greenleaf Legal Review" w:date="2025-05-12T00:00:00Z">
        <w:r>
          <w:rPr>
            <w:rFonts w:ascii="Times New Roman" w:hAnsi="Times New Roman"/>
            <w:color w:val="000000"/>
            <w:sz w:val="22"/>
          </w:rPr>
          <w:t xml:space="preserve">as of May 5, 2025 (the "Offer Date")</w:t>
        </w:r>
      </w:ins>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w:t>
      </w:r>
      <w:del w:id="1003" w:author="Greenleaf Legal Review" w:date="2025-05-12T00:00:00Z">
        <w:r>
          <w:rPr>
            <w:rFonts w:ascii="Times New Roman" w:hAnsi="Times New Roman"/>
            <w:color w:val="000000"/>
            <w:sz w:val="22"/>
          </w:rPr>
          <w:delText xml:space="preserve">May 5, 2025, the date first set forth above.</w:delText>
        </w:r>
      </w:del>
      <w:ins w:id="1004" w:author="Greenleaf Legal Review" w:date="2025-05-12T00:00:00Z">
        <w:r>
          <w:rPr>
            <w:rFonts w:ascii="Times New Roman" w:hAnsi="Times New Roman"/>
            <w:color w:val="000000"/>
            <w:sz w:val="22"/>
          </w:rPr>
          <w:t xml:space="preserve">the date that is seven (7) calendar days after the date on which Delano signs this Agreement (the "Execution Date"), provided that Delano has not revoked his acceptance during the seven-day revocation period set forth in Section 5; if Delano timely revokes, this Agreement shall be null, void, and of no force or effect</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commentRangeStart w:id="2"/>
      <w:r>
        <w:rPr>
          <w:rFonts w:ascii="Times New Roman" w:hAnsi="Times New Roman"/>
          <w:b/>
          <w:color w:val="000000"/>
          <w:sz w:val="22"/>
        </w:rPr>
        <w:t>(d) Accelerated Vesting of Restricted Stock Units.</w:t>
      </w:r>
      <w:commentRangeEnd w:id="2"/>
      <w:r>
        <w:rPr>
          <w:rStyle w:val="CommentReference"/>
        </w:rPr>
        <w:commentReference w:id="2"/>
      </w:r>
      <w:r>
        <w:rPr>
          <w:rFonts w:ascii="Times New Roman" w:hAnsi="Times New Roman"/>
          <w:color w:val="00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w:t>
      </w:r>
      <w:del w:id="1005" w:author="Greenleaf Legal Review" w:date="2025-05-12T00:00:00Z">
        <w:r>
          <w:rPr>
            <w:rFonts w:ascii="Times New Roman" w:hAnsi="Times New Roman"/>
            <w:color w:val="000000"/>
            <w:sz w:val="22"/>
          </w:rPr>
          <w:delText xml:space="preserve">Ten Dollars ($10.00) per share, based on the most recent independent valuation conducted by Ridgepoint Valuation Services, representing a total value of Fifty Thousand Dollars ($50,000.00)</w:delText>
        </w:r>
      </w:del>
      <w:ins w:id="1006" w:author="Greenleaf Legal Review" w:date="2025-05-12T00:00:00Z">
        <w:r>
          <w:rPr>
            <w:rFonts w:ascii="Times New Roman" w:hAnsi="Times New Roman"/>
            <w:color w:val="000000"/>
            <w:sz w:val="22"/>
          </w:rPr>
          <w:t xml:space="preserve">Twelve Dollars and Fifty Cents ($12.50) per share, based on the most recent independent 409A valuation conducted by Ridgepoint Valuation Services dated January 15, 2025, representing a total value of Sixty-Two Thousand Five Hundred Dollars ($62,500.00)</w:t>
        </w:r>
      </w:ins>
      <w:r>
        <w:rPr>
          <w:rFonts w:ascii="Times New Roman" w:hAnsi="Times New Roman"/>
          <w:color w:val="000000"/>
          <w:sz w:val="22"/>
        </w:rPr>
        <w:t xml:space="preserve">. </w:t>
      </w:r>
      <w:del w:id="1007" w:author="Greenleaf Legal Review" w:date="2025-05-12T00:00:00Z">
        <w:r>
          <w:rPr>
            <w:rFonts w:ascii="Times New Roman" w:hAnsi="Times New Roman"/>
            <w:color w:val="000000"/>
            <w:sz w:val="22"/>
          </w:rPr>
          <w:delText xml:space="preserve">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delText>
        </w:r>
      </w:del>
      <w:ins w:id="1008" w:author="Greenleaf Legal Review" w:date="2025-05-12T00:00:00Z">
        <w:r>
          <w:rPr>
            <w:rFonts w:ascii="Times New Roman" w:hAnsi="Times New Roman"/>
            <w:color w:val="000000"/>
            <w:sz w:val="22"/>
          </w:rPr>
          <w:t xml:space="preserve">The accelerated vesting contemplated by this Section 3(d) is subject to approval by the Compensation Committee of Greenleaf's Board of Directors, which approval the Company shall use commercially reasonable efforts to obtain, pursuant to the authority granted under the Greenleaf 2021 Equity Incentive Plan. Following such approval, the accelerated RSUs shall vest and be delivered to Delano, or to a brokerage account designated by Delano in writing, within thirty (30) calendar days of the later of the Effective Date or the date of such Compensation Committee approval. The fair market value of the shares on the date of vesting (determined using the then-current 409A valuation by Ridgepoint Valuation Services) shall constitute ordinary wage income to Delano, and Greenleaf shall satisfy all applicable federal, state, and local tax withholding obligations (including FICA and supplemental income tax withholding) through a "sell-to-cover" arrangement or such other method permitted under the Greenleaf 2021 Equity Incentive Plan, and shall report the vesting income on IRS Form W-2 for the applicable tax year.</w:t>
        </w:r>
      </w:ins>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000000"/>
          <w:sz w:val="22"/>
        </w:rPr>
        <w:t xml:space="preserve"> </w:t>
      </w:r>
      <w:del w:id="1009" w:author="Greenleaf Legal Review" w:date="2025-05-12T00:00:00Z">
        <w:r>
          <w:rPr>
            <w:rFonts w:ascii="Times New Roman" w:hAnsi="Times New Roman"/>
            <w:color w:val="000000"/>
            <w:sz w:val="22"/>
          </w:rPr>
          <w:delText xml:space="preserve">The aggregate Settlement Payment under this Agreement is Five Hundred Twenty-Five Thousand Dollars ($525,000.00), comprised of the compensatory damages payment ($275,000.00), the back pay payment ($125,000.00), the attorney fees payment ($75,000.00), and the RSU acceleration ($50,000.00).</w:delText>
        </w:r>
      </w:del>
      <w:ins w:id="1010" w:author="Greenleaf Legal Review" w:date="2025-05-12T00:00:00Z">
        <w:r>
          <w:rPr>
            <w:rFonts w:ascii="Times New Roman" w:hAnsi="Times New Roman"/>
            <w:color w:val="000000"/>
            <w:sz w:val="22"/>
          </w:rPr>
          <w:t xml:space="preserve">The aggregate Settlement Payment under this Agreement is Five Hundred Thirty-Seven Thousand Five Hundred Dollars ($537,500.00), comprised of the compensatory damages payment ($275,000.00), the back pay payment ($125,000.00), the attorney fees payment ($75,000.00), and the RSU acceleration ($62,500.00).</w:t>
        </w:r>
      </w:ins>
    </w:p>
    <w:p>
      <w:r>
        <w:br w:type="page"/>
      </w:r>
    </w:p>
    <w:p>
      <w:pPr>
        <w:keepNext/>
        <w:spacing w:line="276" w:lineRule="auto" w:before="200" w:after="80"/>
        <w:ind w:left="0"/>
      </w:pPr>
      <w:commentRangeStart w:id="1"/>
      <w:r>
        <w:rPr>
          <w:rFonts w:ascii="Times New Roman" w:hAnsi="Times New Roman"/>
          <w:b/>
          <w:color w:val="000000"/>
          <w:sz w:val="22"/>
        </w:rPr>
        <w:t>Section 4. General Release of Claims by Delano</w:t>
      </w:r>
      <w:commentRangeEnd w:id="1"/>
      <w:r>
        <w:rPr>
          <w:rStyle w:val="CommentReference"/>
        </w:rPr>
        <w:commentReference w:id="1"/>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del w:id="1011" w:author="Greenleaf Legal Review" w:date="2025-05-12T00:00:00Z">
        <w:r>
          <w:rPr>
            <w:rFonts w:ascii="Times New Roman" w:hAnsi="Times New Roman"/>
            <w:color w:val="000000"/>
            <w:sz w:val="22"/>
          </w:rPr>
          <w:delText xml:space="preserve">(xii) workers' compensation claims under ORS Chapter 656;</w:delText>
        </w:r>
      </w:del>
      <w:ins w:id="1012" w:author="Greenleaf Legal Review" w:date="2025-05-12T00:00:00Z">
        <w:r>
          <w:rPr>
            <w:rFonts w:ascii="Times New Roman" w:hAnsi="Times New Roman"/>
            <w:color w:val="000000"/>
            <w:sz w:val="22"/>
          </w:rPr>
          <w:t xml:space="preserve">(xii) workers' compensation claims under ORS Chapter 656, but only to the extent such claims may be released under ORS 656.236 and only upon approval of the Oregon Workers' Compensation Board, it being understood that nothing herein constitutes a stipulated settlement of any workers' compensation claim absent such Board approval;</w:t>
        </w:r>
      </w:ins>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spacing w:line="276" w:lineRule="auto" w:before="0" w:after="120"/>
        <w:jc w:val="both"/>
        <w:rPr>
          <w:ins w:id="1033" w:author="Greenleaf Legal Review" w:date="2025-05-12T00:00:00Z"/>
        </w:rPr>
      </w:pPr>
      <w:ins w:id="1034" w:author="Greenleaf Legal Review" w:date="2025-05-12T00:00:00Z">
        <w:r>
          <w:rPr>
            <w:rFonts w:ascii="Times New Roman" w:hAnsi="Times New Roman"/>
            <w:color w:val="000000"/>
            <w:sz w:val="22"/>
          </w:rPr>
          <w:t xml:space="preserve">Nothing in this Agreement, including the release in Section 4, the confidentiality provisions of Section 6, or the non-disparagement provisions of Section 7, shall prohibit or restrict Delano from: (i) filing a charge, complaint, or report with, communicating with, participating in any investigation or proceeding conducted by, or otherwise cooperating with, any federal, state, or local governmental agency, including but not limited to the U.S. Equal Employment Opportunity Commission, the U.S. Department of Labor, Oregon OSHA, the National Labor Relations Board, the U.S. Securities and Exchange Commission, and the Internal Revenue Service; (ii) providing truthful testimony or documents to any such agency or in response to a subpoena or other compulsory legal process; or (iii) receiving a monetary award or other compensation from any such agency or pursuant to any whistleblower, bounty, or similar program (including under the Securities Exchange Act of 1934, the False Claims Act, or the Internal Revenue Code). Delano is not required to notify Greenleaf before engaging in any such communication or cooperation. Nothing in this Agreement is intended to, or shall, interfere with or restrict the pending Oregon OSHA investigation (Complaint No. OR-OSHA-2024-11872) or Delano's right to participate in it. To the extent any provision of this Agreement is deemed to conflict with the Defend Trade Secrets Act of 2016 (18 U.S.C. § 1833(b)) or any similar federal or state whistleblower statute, such statute controls. This Section does not authorize Delano to disclose Greenleaf's trade secrets except as permitted by 18 U.S.C. § 1833(b) or as required by legal process.</w:t>
        </w:r>
      </w:ins>
    </w:p>
    <w:p>
      <w:pPr>
        <w:keepNext/>
        <w:spacing w:line="276" w:lineRule="auto" w:before="200" w:after="80"/>
        <w:ind w:left="0"/>
      </w:pPr>
      <w:commentRangeStart w:id="3"/>
      <w:r>
        <w:rPr>
          <w:rFonts w:ascii="Times New Roman" w:hAnsi="Times New Roman"/>
          <w:b/>
          <w:color w:val="000000"/>
          <w:sz w:val="22"/>
        </w:rPr>
        <w:t>Section 5. ADEA / Age Discrimination Specific Release</w:t>
      </w:r>
      <w:commentRangeEnd w:id="3"/>
      <w:r>
        <w:rPr>
          <w:rStyle w:val="CommentReference"/>
        </w:rPr>
        <w:commentReference w:id="3"/>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del w:id="1013" w:author="Greenleaf Legal Review" w:date="2025-05-12T00:00:00Z">
        <w:r>
          <w:rPr>
            <w:rFonts w:ascii="Times New Roman" w:hAnsi="Times New Roman"/>
            <w:color w:val="000000"/>
            <w:sz w:val="22"/>
          </w:rPr>
          <w:delText xml:space="preserve">(c) Delano has been given a period of fourteen (14) calendar days from the date of receipt of this Agreement within which to consider whether to execute it, which Delano acknowledges is a sufficient and reasonable period of time.</w:delText>
        </w:r>
      </w:del>
      <w:ins w:id="1014" w:author="Greenleaf Legal Review" w:date="2025-05-12T00:00:00Z">
        <w:r>
          <w:rPr>
            <w:rFonts w:ascii="Times New Roman" w:hAnsi="Times New Roman"/>
            <w:color w:val="000000"/>
            <w:sz w:val="22"/>
          </w:rPr>
          <w:t xml:space="preserve">(c) Delano has been given a period of twenty-one (21) calendar days from the date of receipt of this Agreement within which to consider whether to execute it, which Delano acknowledges is a sufficient and reasonable period of time, and Delano acknowledges that he was advised in writing to consult with an attorney of his own choosing prior to executing this Agreement and had the opportunity to do so.</w:t>
        </w:r>
      </w:ins>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rPr>
          <w:ins w:id="1035" w:author="Greenleaf Legal Review" w:date="2025-05-12T00:00:00Z"/>
        </w:rPr>
      </w:pPr>
      <w:ins w:id="1036" w:author="Greenleaf Legal Review" w:date="2025-05-12T00:00:00Z">
        <w:r>
          <w:rPr>
            <w:rFonts w:ascii="Times New Roman" w:hAnsi="Times New Roman"/>
            <w:color w:val="000000"/>
            <w:sz w:val="22"/>
          </w:rPr>
          <w:t xml:space="preserve">(g) Delano may revoke his acceptance of this Agreement, and thereby his release of claims under the ADEA, at any time within seven (7) calendar days after the date on which Delano signs this Agreement (the "Execution Date"). Any revocation must be in writing and delivered to Greenleaf's General Counsel by hand, by email, or by certified mail, return receipt requested, so that it is received within the seven-day period. If Delano does not revoke, this Agreement shall become effective and binding on the eighth (8th) calendar day after the Execution Date (the "Effective Date"). If Delano timely revokes, this Agreement shall be null, void, and of no force or effect, the Parties shall be restored to their respective positions as though this Agreement had never been executed, and any consideration previously tendered shall be promptly returned. Delano acknowledges and understands that this seven-day revocation right is required by the Older Workers Benefit Protection Act and that the release of ADEA claims set forth in this Agreement shall not be effective or enforceable until the revocation period has expired without revocation.</w:t>
        </w:r>
      </w:ins>
    </w:p>
    <w:p>
      <w:r>
        <w:br w:type="page"/>
      </w:r>
    </w:p>
    <w:p>
      <w:pPr>
        <w:keepNext/>
        <w:spacing w:line="276" w:lineRule="auto" w:before="200" w:after="80"/>
        <w:ind w:left="0"/>
      </w:pPr>
      <w:commentRangeStart w:id="4"/>
      <w:r>
        <w:rPr>
          <w:rFonts w:ascii="Times New Roman" w:hAnsi="Times New Roman"/>
          <w:b/>
          <w:color w:val="000000"/>
          <w:sz w:val="22"/>
        </w:rPr>
        <w:t>Section 6. Confidentiality</w:t>
      </w:r>
      <w:commentRangeEnd w:id="4"/>
      <w:r>
        <w:rPr>
          <w:rStyle w:val="CommentReference"/>
        </w:rPr>
        <w:commentReference w:id="4"/>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ind w:left="432"/>
        <w:jc w:val="both"/>
        <w:rPr>
          <w:ins w:id="1037" w:author="Greenleaf Legal Review" w:date="2025-05-12T00:00:00Z"/>
        </w:rPr>
      </w:pPr>
      <w:ins w:id="1038" w:author="Greenleaf Legal Review" w:date="2025-05-12T00:00:00Z">
        <w:r>
          <w:rPr>
            <w:rFonts w:ascii="Times New Roman" w:hAnsi="Times New Roman"/>
            <w:color w:val="000000"/>
            <w:sz w:val="22"/>
          </w:rPr>
          <w:t xml:space="preserve">(v) to any federal, state, or local governmental agency, including but not limited to the U.S. Equal Employment Opportunity Commission, the U.S. Department of Labor, Oregon OSHA, the National Labor Relations Board, the U.S. Securities and Exchange Commission, and the Internal Revenue Service, in connection with a report, complaint, charge, investigation, or other proceeding; provided, however, that this subsection (v) does not authorize Delano to disclose the terms of this Agreement to the general public or to any non-governmental third party other than as expressly permitted above.</w:t>
        </w:r>
      </w:ins>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keepNext/>
        <w:spacing w:line="276" w:lineRule="auto" w:before="200" w:after="80"/>
        <w:ind w:left="0"/>
      </w:pPr>
      <w:commentRangeStart w:id="5"/>
      <w:r>
        <w:rPr>
          <w:rFonts w:ascii="Times New Roman" w:hAnsi="Times New Roman"/>
          <w:b/>
          <w:color w:val="000000"/>
          <w:sz w:val="22"/>
        </w:rPr>
        <w:t>Section 7. Non-Disparagement</w:t>
      </w:r>
      <w:commentRangeEnd w:id="5"/>
      <w:r>
        <w:rPr>
          <w:rStyle w:val="CommentReference"/>
        </w:rPr>
        <w:commentReference w:id="5"/>
      </w:r>
    </w:p>
    <w:p>
      <w:pPr>
        <w:spacing w:line="276" w:lineRule="auto" w:before="0" w:after="120"/>
        <w:jc w:val="both"/>
      </w:pPr>
      <w:r>
        <w:rPr>
          <w:rFonts w:ascii="Times New Roman" w:hAnsi="Times New Roman"/>
          <w:color w:val="000000"/>
          <w:sz w:val="22"/>
        </w:rP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w:t>
      </w:r>
      <w:del w:id="1015" w:author="Greenleaf Legal Review" w:date="2025-05-12T00:00:00Z">
        <w:r>
          <w:rPr>
            <w:rFonts w:ascii="Times New Roman" w:hAnsi="Times New Roman"/>
            <w:color w:val="000000"/>
            <w:sz w:val="22"/>
          </w:rPr>
          <w:delText xml:space="preserve">or the circumstances of Delano's employment with or separation from Greenleaf. For purposes of this Section 7,</w:delText>
        </w:r>
      </w:del>
      <w:ins w:id="1016" w:author="Greenleaf Legal Review" w:date="2025-05-12T00:00:00Z">
        <w:r>
          <w:rPr>
            <w:rFonts w:ascii="Times New Roman" w:hAnsi="Times New Roman"/>
            <w:color w:val="000000"/>
            <w:sz w:val="22"/>
          </w:rPr>
          <w:t xml:space="preserve">or the circumstances of Delano's employment with or separation from Greenleaf. Nothing in this Section 7 shall prohibit either Party from making truthful statements to, or cooperating with, any governmental agency or from complying with a subpoena or other compulsory legal process. For purposes of this Section 7,</w:t>
        </w:r>
      </w:ins>
      <w:r>
        <w:rPr>
          <w:rFonts w:ascii="Times New Roman" w:hAnsi="Times New Roman"/>
          <w:color w:val="000000"/>
          <w:sz w:val="22"/>
        </w:rPr>
        <w:t xml:space="preserve">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w:t>
      </w:r>
      <w:del w:id="1017" w:author="Greenleaf Legal Review" w:date="2025-05-12T00:00:00Z">
        <w:r>
          <w:rPr>
            <w:rFonts w:ascii="Times New Roman" w:hAnsi="Times New Roman"/>
            <w:color w:val="000000"/>
            <w:sz w:val="22"/>
          </w:rPr>
          <w:delText xml:space="preserve">The obligations set forth in this Section 7 shall survive the expiration or termination of this Agreement and shall continue in perpetuity.</w:delText>
        </w:r>
      </w:del>
      <w:ins w:id="1018" w:author="Greenleaf Legal Review" w:date="2025-05-12T00:00:00Z">
        <w:r>
          <w:rPr>
            <w:rFonts w:ascii="Times New Roman" w:hAnsi="Times New Roman"/>
            <w:color w:val="000000"/>
            <w:sz w:val="22"/>
          </w:rPr>
          <w:t xml:space="preserve">The obligations set forth in this Section 7 shall survive the expiration or termination of this Agreement and shall continue for a period of three (3) years following the Effective Date.</w:t>
        </w:r>
      </w:ins>
    </w:p>
    <w:p>
      <w:pPr>
        <w:keepNext/>
        <w:spacing w:line="276" w:lineRule="auto" w:before="200" w:after="80"/>
        <w:ind w:left="0"/>
      </w:pPr>
      <w:commentRangeStart w:id="6"/>
      <w:r>
        <w:rPr>
          <w:rFonts w:ascii="Times New Roman" w:hAnsi="Times New Roman"/>
          <w:b/>
          <w:color w:val="000000"/>
          <w:sz w:val="22"/>
        </w:rPr>
        <w:t>Section 8. Tax Provisions</w:t>
      </w:r>
      <w:commentRangeEnd w:id="6"/>
      <w:r>
        <w:rPr>
          <w:rStyle w:val="CommentReference"/>
        </w:rPr>
        <w:commentReference w:id="6"/>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del w:id="1019" w:author="Greenleaf Legal Review" w:date="2025-05-12T00:00:00Z">
        <w:r>
          <w:rPr>
            <w:rFonts w:ascii="Times New Roman" w:hAnsi="Times New Roman"/>
            <w:color w:val="000000"/>
            <w:sz w:val="22"/>
          </w:rPr>
          <w:delText xml:space="preserve">(d) The accelerated vesting of Restricted Stock Units described in Section 3(d) shall be treated in accordance with the terms of the Greenleaf 2021 Equity Incentive Plan and applicable provisions of the Internal Revenue Code.</w:delText>
        </w:r>
      </w:del>
      <w:ins w:id="1020" w:author="Greenleaf Legal Review" w:date="2025-05-12T00:00:00Z">
        <w:r>
          <w:rPr>
            <w:rFonts w:ascii="Times New Roman" w:hAnsi="Times New Roman"/>
            <w:color w:val="000000"/>
            <w:sz w:val="22"/>
          </w:rPr>
          <w:t xml:space="preserve">(d) The accelerated vesting of Restricted Stock Units described in Section 3(d) shall be treated as ordinary wage income to Delano as of the date of vesting, shall be subject to all applicable federal, state, and local payroll tax withholdings (including FICA and supplemental federal income tax withholding), and shall be reported on IRS Form W-2 for the applicable tax year, in each case in accordance with the terms of the Greenleaf 2021 Equity Incentive Plan and applicable provisions of the Internal Revenue Code. Greenleaf shall satisfy its withholding obligations through a "sell-to-cover" arrangement or such other method permitted under the Plan.</w:t>
        </w:r>
      </w:ins>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commentRangeStart w:id="7"/>
      <w:r>
        <w:rPr>
          <w:rFonts w:ascii="Times New Roman" w:hAnsi="Times New Roman"/>
          <w:b/>
          <w:color w:val="000000"/>
          <w:sz w:val="22"/>
        </w:rPr>
        <w:t>Section 9. Non-Competition</w:t>
      </w:r>
      <w:commentRangeEnd w:id="7"/>
      <w:r>
        <w:rPr>
          <w:rStyle w:val="CommentReference"/>
        </w:rPr>
        <w:commentReference w:id="7"/>
      </w:r>
    </w:p>
    <w:p>
      <w:pPr>
        <w:spacing w:line="276" w:lineRule="auto" w:before="0" w:after="120"/>
        <w:jc w:val="both"/>
      </w:pPr>
      <w:r>
        <w:rPr>
          <w:rFonts w:ascii="Times New Roman" w:hAnsi="Times New Roman"/>
          <w:color w:val="000000"/>
          <w:sz w:val="22"/>
        </w:rP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w:t>
      </w:r>
      <w:del w:id="1021" w:author="Greenleaf Legal Review" w:date="2025-05-12T00:00:00Z">
        <w:r>
          <w:rPr>
            <w:rFonts w:ascii="Times New Roman" w:hAnsi="Times New Roman"/>
            <w:color w:val="000000"/>
            <w:sz w:val="22"/>
          </w:rPr>
          <w:delText xml:space="preserve">engage in, be employed by, consult for, or otherwise provide services to any competitor in the organic food industry within the states of Oregon, Washington, Idaho, and California.</w:delText>
        </w:r>
      </w:del>
      <w:ins w:id="1022" w:author="Greenleaf Legal Review" w:date="2025-05-12T00:00:00Z">
        <w:r>
          <w:rPr>
            <w:rFonts w:ascii="Times New Roman" w:hAnsi="Times New Roman"/>
            <w:color w:val="000000"/>
            <w:sz w:val="22"/>
          </w:rPr>
          <w:t xml:space="preserve">engage in, be employed by, consult for, or otherwise provide services to any competitor in the organic food industry within the states of Oregon and Idaho. For the avoidance of doubt, this Section 9 imposes no restriction on Delano's activities in the State of Washington or the State of California, in each case to the extent such restriction would be unenforceable under applicable law, including RCW 49.62 and California Business and Professions Code Section 16600.</w:t>
        </w:r>
      </w:ins>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spacing w:line="276" w:lineRule="auto" w:before="0" w:after="120"/>
        <w:jc w:val="both"/>
        <w:rPr>
          <w:ins w:id="1039" w:author="Greenleaf Legal Review" w:date="2025-05-12T00:00:00Z"/>
        </w:rPr>
      </w:pPr>
      <w:ins w:id="1040" w:author="Greenleaf Legal Review" w:date="2025-05-12T00:00:00Z">
        <w:r>
          <w:rPr>
            <w:rFonts w:ascii="Times New Roman" w:hAnsi="Times New Roman"/>
            <w:color w:val="000000"/>
            <w:sz w:val="22"/>
          </w:rPr>
          <w:t xml:space="preserve">For the avoidance of doubt and to the extent permitted by applicable law, the restriction in subsection (a) above shall not apply in any jurisdiction in which it would be void or unenforceable, including the State of Washington to the extent RCW 49.62.020 renders such restriction void as to an employee terminated as the result of a layoff.</w:t>
        </w:r>
      </w:ins>
    </w:p>
    <w:p>
      <w:pPr>
        <w:keepNext/>
        <w:spacing w:line="276" w:lineRule="auto" w:before="200" w:after="80"/>
        <w:ind w:left="0"/>
      </w:pPr>
      <w:commentRangeStart w:id="8"/>
      <w:r>
        <w:rPr>
          <w:rFonts w:ascii="Times New Roman" w:hAnsi="Times New Roman"/>
          <w:b/>
          <w:color w:val="000000"/>
          <w:sz w:val="22"/>
        </w:rPr>
        <w:t>Section 11. Employment References</w:t>
      </w:r>
      <w:commentRangeEnd w:id="8"/>
      <w:r>
        <w:rPr>
          <w:rStyle w:val="CommentReference"/>
        </w:rPr>
        <w:commentReference w:id="8"/>
      </w:r>
    </w:p>
    <w:p>
      <w:pPr>
        <w:spacing w:line="276" w:lineRule="auto" w:before="0" w:after="120"/>
        <w:jc w:val="both"/>
      </w:pPr>
      <w:del w:id="1023" w:author="Greenleaf Legal Review" w:date="2025-05-12T00:00:00Z">
        <w:r>
          <w:rPr>
            <w:rFonts w:ascii="Times New Roman" w:hAnsi="Times New Roman"/>
            <w:color w:val="000000"/>
            <w:sz w:val="22"/>
          </w:rPr>
          <w:delText xml:space="preserve">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w:delText>
        </w:r>
      </w:del>
      <w:ins w:id="1024" w:author="Greenleaf Legal Review" w:date="2025-05-12T00:00:00Z">
        <w:r>
          <w:rPr>
            <w:rFonts w:ascii="Times New Roman" w:hAnsi="Times New Roman"/>
            <w:color w:val="000000"/>
            <w:sz w:val="22"/>
          </w:rPr>
          <w:t xml:space="preserve">Upon request from any prospective employer or other third party, Greenleaf agrees to provide a neutral employment reference for Delano. Such reference shall confirm only Delano's dates of employment (June 12, 2017, through March 14, 2025) and his final title of Vice President of Supply Chain Operations.</w:t>
        </w:r>
      </w:ins>
      <w:r>
        <w:rPr>
          <w:rFonts w:ascii="Times New Roman" w:hAnsi="Times New Roman"/>
          <w:color w:val="000000"/>
          <w:sz w:val="22"/>
        </w:rPr>
        <w:t xml:space="preserv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 xml:space="preserve">(ii) He has not filed any lawsuit, complaint, charge, or other proceeding against Greenleaf or any of the Releasees with any court, tribunal, or governmental agency, other than the Oregon OSHA complaint referenced in the Recitals above (Complaint No. OR-OSHA-2024-11872), </w:t>
      </w:r>
      <w:del w:id="1025" w:author="Greenleaf Legal Review" w:date="2025-05-12T00:00:00Z">
        <w:r>
          <w:rPr>
            <w:rFonts w:ascii="Times New Roman" w:hAnsi="Times New Roman"/>
            <w:color w:val="000000"/>
            <w:sz w:val="22"/>
          </w:rPr>
          <w:delText xml:space="preserve">and he agrees not to file any such lawsuit, complaint, charge, or proceeding in the future with respect to any claim released herein, except as may be required by law or to enforce the terms of this Agreement;</w:delText>
        </w:r>
      </w:del>
      <w:ins w:id="1026" w:author="Greenleaf Legal Review" w:date="2025-05-12T00:00:00Z">
        <w:r>
          <w:rPr>
            <w:rFonts w:ascii="Times New Roman" w:hAnsi="Times New Roman"/>
            <w:color w:val="000000"/>
            <w:sz w:val="22"/>
          </w:rPr>
          <w:t xml:space="preserve">and he agrees not to file any such lawsuit, complaint, charge, or proceeding in the future with respect to any claim released herein, except as may be required by law, to enforce the terms of this Agreement, or as expressly preserved by the governmental-agency cooperation provision of Section 4;</w:t>
        </w:r>
      </w:ins>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ind w:left="432"/>
        <w:jc w:val="both"/>
        <w:rPr>
          <w:ins w:id="1041" w:author="Greenleaf Legal Review" w:date="2025-05-12T00:00:00Z"/>
        </w:rPr>
      </w:pPr>
      <w:ins w:id="1042" w:author="Greenleaf Legal Review" w:date="2025-05-12T00:00:00Z">
        <w:r>
          <w:rPr>
            <w:rFonts w:ascii="Times New Roman" w:hAnsi="Times New Roman"/>
            <w:color w:val="000000"/>
            <w:sz w:val="22"/>
          </w:rPr>
          <w:t xml:space="preserve">(iv) He has returned to Greenleaf all Company property in his possession, custody, or control, including all keys, access cards, laptops, mobile devices, documents, files, records, and data (in any format), and has not retained any copies thereof other than as expressly permitted under this Agreement; and</w:t>
        </w:r>
      </w:ins>
    </w:p>
    <w:p>
      <w:pPr>
        <w:spacing w:line="276" w:lineRule="auto" w:before="0" w:after="120"/>
        <w:ind w:left="432"/>
        <w:jc w:val="both"/>
        <w:rPr>
          <w:ins w:id="1043" w:author="Greenleaf Legal Review" w:date="2025-05-12T00:00:00Z"/>
        </w:rPr>
      </w:pPr>
      <w:ins w:id="1044" w:author="Greenleaf Legal Review" w:date="2025-05-12T00:00:00Z">
        <w:r>
          <w:rPr>
            <w:rFonts w:ascii="Times New Roman" w:hAnsi="Times New Roman"/>
            <w:color w:val="000000"/>
            <w:sz w:val="22"/>
          </w:rPr>
          <w:t xml:space="preserve">(v) He shall not, at any time after the Separation Date, use, disclose, or make available to any third party any confidential information or trade secrets of Greenleaf, except (A) as may be required by law or legal process or (B) as expressly permitted by the Defend Trade Secrets Act of 2016 (18 U.S.C. § 1833(b)), under which an individual may not be held liable for disclosure of a trade secret made in confidence to a government official or an attorney for the purpose of reporting or investigating a suspected violation of law, or in a complaint or other document filed under seal in a lawsuit or other proceeding.</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commentRangeStart w:id="10"/>
      <w:r>
        <w:rPr>
          <w:rFonts w:ascii="Times New Roman" w:hAnsi="Times New Roman"/>
          <w:b/>
          <w:color w:val="000000"/>
          <w:sz w:val="22"/>
        </w:rPr>
        <w:t>Section 16. Execution and Consideration Period</w:t>
      </w:r>
      <w:commentRangeEnd w:id="10"/>
      <w:r>
        <w:rPr>
          <w:rStyle w:val="CommentReference"/>
        </w:rPr>
        <w:commentReference w:id="10"/>
      </w:r>
    </w:p>
    <w:p>
      <w:pPr>
        <w:spacing w:line="276" w:lineRule="auto" w:before="0" w:after="120"/>
        <w:jc w:val="both"/>
      </w:pPr>
      <w:del w:id="1027" w:author="Greenleaf Legal Review" w:date="2025-05-12T00:00:00Z">
        <w:r>
          <w:rPr>
            <w:rFonts w:ascii="Times New Roman" w:hAnsi="Times New Roman"/>
            <w:color w:val="000000"/>
            <w:sz w:val="22"/>
          </w:rPr>
          <w:delText xml:space="preserve">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delText>
        </w:r>
      </w:del>
      <w:ins w:id="1028" w:author="Greenleaf Legal Review" w:date="2025-05-12T00:00:00Z">
        <w:r>
          <w:rPr>
            <w:rFonts w:ascii="Times New Roman" w:hAnsi="Times New Roman"/>
            <w:color w:val="000000"/>
            <w:sz w:val="22"/>
          </w:rPr>
          <w:t xml:space="preserve">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Following Delano's execution, Delano shall have seven (7) calendar days to revoke his acceptance as provided in Section 5, and this Agreement shall not become effective or binding, and no payment or other consideration shall be due, until the expiration of that seven-day revocation period without revocation. This Agreement is subject to the approval of Greenleaf's employment practices liability insurer, Timberline Insurance Group (Policy No. TIG-EPL-2024-00391), and shall not be executed or become effective until such approval is obtained.</w:t>
        </w:r>
      </w:ins>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w:t>
      </w:r>
      <w:del w:id="1029" w:author="Greenleaf Legal Review" w:date="2025-05-12T00:00:00Z">
        <w:r>
          <w:rPr>
            <w:rFonts w:ascii="Times New Roman" w:hAnsi="Times New Roman"/>
            <w:color w:val="000000"/>
            <w:sz w:val="22"/>
          </w:rPr>
          <w:delText xml:space="preserve">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delText>
        </w:r>
      </w:del>
      <w:ins w:id="1030" w:author="Greenleaf Legal Review" w:date="2025-05-12T00:00:00Z">
        <w:r>
          <w:rPr>
            <w:rFonts w:ascii="Times New Roman" w:hAnsi="Times New Roman"/>
            <w:color w:val="000000"/>
            <w:sz w:val="22"/>
          </w:rPr>
          <w:t xml:space="preserve">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 Without limitation of the foregoing, if any restriction contained in Section 9 or Section 10 is determined to be unenforceable by reason of its duration, geographic scope, or scope of activity, such restriction shall be modified or "blue-penciled" by the court to the extent necessary to make it enforceable, and shall be enforced to the fullest extent permitted by applicable law.</w:t>
        </w:r>
      </w:ins>
    </w:p>
    <w:p>
      <w:pPr>
        <w:keepNext/>
        <w:spacing w:line="276" w:lineRule="auto" w:before="200" w:after="80"/>
        <w:ind w:left="0"/>
      </w:pPr>
      <w:commentRangeStart w:id="9"/>
      <w:r>
        <w:rPr>
          <w:rFonts w:ascii="Times New Roman" w:hAnsi="Times New Roman"/>
          <w:b/>
          <w:color w:val="000000"/>
          <w:sz w:val="22"/>
        </w:rPr>
        <w:t>Section 18. Entire Agreement</w:t>
      </w:r>
      <w:commentRangeEnd w:id="9"/>
      <w:r>
        <w:rPr>
          <w:rStyle w:val="CommentReference"/>
        </w:rPr>
        <w:commentReference w:id="9"/>
      </w:r>
    </w:p>
    <w:p>
      <w:pPr>
        <w:spacing w:line="276" w:lineRule="auto" w:before="0" w:after="120"/>
        <w:jc w:val="both"/>
      </w:pPr>
      <w:r>
        <w:rPr>
          <w:rFonts w:ascii="Times New Roman" w:hAnsi="Times New Roman"/>
          <w:color w:val="000000"/>
          <w:sz w:val="22"/>
        </w:rP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w:t>
      </w:r>
      <w:del w:id="1031" w:author="Greenleaf Legal Review" w:date="2025-05-12T00:00:00Z">
        <w:r>
          <w:rPr>
            <w:rFonts w:ascii="Times New Roman" w:hAnsi="Times New Roman"/>
            <w:color w:val="000000"/>
            <w:sz w:val="22"/>
          </w:rPr>
          <w:delText xml:space="preserve">including but not limited to any prior offer letters, employment agreements, memoranda of understanding, or term sheets exchanged between the Parties in connection with the resolution of the disputes addressed herein.</w:delText>
        </w:r>
      </w:del>
      <w:ins w:id="1032" w:author="Greenleaf Legal Review" w:date="2025-05-12T00:00:00Z">
        <w:r>
          <w:rPr>
            <w:rFonts w:ascii="Times New Roman" w:hAnsi="Times New Roman"/>
            <w:color w:val="000000"/>
            <w:sz w:val="22"/>
          </w:rPr>
          <w:t xml:space="preserve">including but not limited to any prior offer letters, employment agreements, memoranda of understanding, or term sheets exchanged between the Parties in connection with the resolution of the disputes addressed herein; provided, however, that this Agreement shall not supersede or modify the Greenleaf 2021 Equity Incentive Plan or the RSU Grant Agreement dated July 1, 2022, each of which shall remain in full force and effect in accordance with its terms except as expressly modified by Section 3(d) of this Agreement.</w:t>
        </w:r>
      </w:ins>
      <w:r>
        <w:rPr>
          <w:rFonts w:ascii="Times New Roman" w:hAnsi="Times New Roman"/>
          <w:color w:val="000000"/>
          <w:sz w:val="22"/>
        </w:rPr>
        <w:t xml:space="preserve">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keepNext/>
        <w:spacing w:line="276" w:lineRule="auto" w:before="200" w:after="80"/>
        <w:ind w:left="0"/>
        <w:rPr>
          <w:ins w:id="1045" w:author="Greenleaf Legal Review" w:date="2025-05-12T00:00:00Z"/>
        </w:rPr>
      </w:pPr>
      <w:ins w:id="1046" w:author="Greenleaf Legal Review" w:date="2025-05-12T00:00:00Z">
        <w:r>
          <w:rPr>
            <w:rFonts w:ascii="Times New Roman" w:hAnsi="Times New Roman"/>
            <w:b/>
            <w:color w:val="000000"/>
            <w:sz w:val="22"/>
          </w:rPr>
          <w:t xml:space="preserve">Section 19. Governing Law and Venue</w:t>
        </w:r>
      </w:ins>
    </w:p>
    <w:p>
      <w:pPr>
        <w:spacing w:line="276" w:lineRule="auto" w:before="0" w:after="120"/>
        <w:jc w:val="both"/>
        <w:rPr>
          <w:ins w:id="1047" w:author="Greenleaf Legal Review" w:date="2025-05-12T00:00:00Z"/>
        </w:rPr>
      </w:pPr>
      <w:ins w:id="1048" w:author="Greenleaf Legal Review" w:date="2025-05-12T00:00:00Z">
        <w:r>
          <w:rPr>
            <w:rFonts w:ascii="Times New Roman" w:hAnsi="Times New Roman"/>
            <w:color w:val="000000"/>
            <w:sz w:val="22"/>
          </w:rPr>
          <w:t xml:space="preserve">This Agreement shall be governed by and construed in accordance with the laws of the State of Oregon, without regard to its conflict-of-laws principles. The Parties consent to the exclusive jurisdiction and venue of the state and federal courts located in Multnomah County, Oregon, for any action or proceeding arising out of or relating to this Agreement, and each Party waives any objection to venue or forum non conveniens in such courts. EACH PARTY WAIVES ANY RIGHT TO A TRIAL BY JURY IN ANY ACTION OR PROCEEDING ARISING OUT OF OR RELATING TO THIS AGREEMENT.</w:t>
        </w:r>
      </w:ins>
    </w:p>
    <w:p>
      <w:pPr>
        <w:keepNext/>
        <w:spacing w:line="276" w:lineRule="auto" w:before="200" w:after="80"/>
        <w:ind w:left="0"/>
        <w:rPr>
          <w:ins w:id="1049" w:author="Greenleaf Legal Review" w:date="2025-05-12T00:00:00Z"/>
        </w:rPr>
      </w:pPr>
      <w:ins w:id="1050" w:author="Greenleaf Legal Review" w:date="2025-05-12T00:00:00Z">
        <w:r>
          <w:rPr>
            <w:rFonts w:ascii="Times New Roman" w:hAnsi="Times New Roman"/>
            <w:b/>
            <w:color w:val="000000"/>
            <w:sz w:val="22"/>
          </w:rPr>
          <w:t xml:space="preserve">Section 20. Notices</w:t>
        </w:r>
      </w:ins>
    </w:p>
    <w:p>
      <w:pPr>
        <w:spacing w:line="276" w:lineRule="auto" w:before="0" w:after="120"/>
        <w:jc w:val="both"/>
        <w:rPr>
          <w:ins w:id="1051" w:author="Greenleaf Legal Review" w:date="2025-05-12T00:00:00Z"/>
        </w:rPr>
      </w:pPr>
      <w:ins w:id="1052" w:author="Greenleaf Legal Review" w:date="2025-05-12T00:00:00Z">
        <w:r>
          <w:rPr>
            <w:rFonts w:ascii="Times New Roman" w:hAnsi="Times New Roman"/>
            <w:color w:val="000000"/>
            <w:sz w:val="22"/>
          </w:rPr>
          <w:t xml:space="preserve">All notices and other communications required or permitted under this Agreement, including any notice of revocation under Section 5, shall be in writing and shall be deemed given when delivered by hand, by email with confirmation of receipt, or by certified mail, return receipt requested, to the Parties at the addresses set forth in the Preamble (or to Greenleaf's General Counsel at the Company's principal place of business), or to such other address as a Party may designate by written notice to the other.</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Greenleaf Legal Review" w:date="2026-06-26T23:16:37Z">
    <w:p>
      <w:r>
        <w:t>Added a governmental-agency cooperation / whistleblower carve-out and limited the workers' comp release to what ORS 656.236 permits (Board approval required). The carve-out preserves Delano's right to participate in the pending Oregon OSHA investigation (No. OR-OSHA-2024-11872) and to receive any whistleblower award, and it protects the Company from retaliation-based and public-policy challenges to the release. Without it, the broad release plus the confidentiality/non-disparagement clauses could be read to bar cooperation with OSHA.</w:t>
      </w:r>
    </w:p>
  </w:comment>
  <w:comment w:id="2" w:author="Greenleaf Legal Review" w:date="2026-06-26T23:16:37Z">
    <w:p>
      <w:r>
        <w:t>Valuation error. The draft values the 5,000 accelerated RSUs at $10.00/share (the July 1, 2024 409A valuation), but the most recent 409A valuation by Ridgepoint, dated January 15, 2025, is $12.50/share. Corrected value $62,500; aggregate settlement value corrected from $525,000 to $537,500. Also added (i) an express condition on Compensation Committee approval (per the Plan's accelerated-vesting authority) and (ii) tax-withholding mechanics (sell-to-cover, W-2 reporting).</w:t>
      </w:r>
    </w:p>
  </w:comment>
  <w:comment w:id="3" w:author="Greenleaf Legal Review" w:date="2026-06-26T23:16:37Z">
    <w:p>
      <w:r>
        <w:t>OWBPA compliance gap. The draft allows only 14 days to consider and omits the required 7-day revocation period; both are prerequisites to a valid ADEA waiver (29 U.S.C. 626(f)). Revised to 21 days, added a 7-day revocation right (new Section 5(g)), and added the written advisory to consult counsel. The Effective Date is redefined (Section 1(b)) to occur only after the revocation period expires, and no payment issues before then. As written, the ADEA release is likely invalid.</w:t>
      </w:r>
    </w:p>
  </w:comment>
  <w:comment w:id="4" w:author="Greenleaf Legal Review" w:date="2026-06-26T23:16:37Z">
    <w:p>
      <w:r>
        <w:t>Added a carve-out (subsection (v)) permitting disclosures to governmental agencies. Without it, the confidentiality clause could be read to bar Delano from cooperating with the pending Oregon OSHA investigation, creating retaliation/obstruction exposure and likely unenforceability under federal whistleblower and Defend Trade Secrets Act protections.</w:t>
      </w:r>
    </w:p>
  </w:comment>
  <w:comment w:id="5" w:author="Greenleaf Legal Review" w:date="2026-06-26T23:16:37Z">
    <w:p>
      <w:r>
        <w:t>Added a truth / governmental-agency cooperation carve-out and replaced the perpetual term with a 3-year duration. A perpetual, uncarved-out non-disparagement clause risks unenforceability and could chill protected communications.</w:t>
      </w:r>
    </w:p>
  </w:comment>
  <w:comment w:id="6" w:author="Greenleaf Legal Review" w:date="2026-06-26T23:16:37Z">
    <w:p>
      <w:r>
        <w:t>Tax-allocation risk. $275,000 is treated as non-wage emotional-distress damages (1099-MISC) while only $125,000 is allocated to back pay (W-2). Given the retaliation/wage backdrop, the IRS may recharacterize a portion as wages, exposing the Company to back FICA plus interest and penalties. Recommend reviewing the allocation with tax counsel and the EPLI carrier before signing. RSU withholding also clarified (sell-to-cover, W-2).</w:t>
      </w:r>
    </w:p>
  </w:comment>
  <w:comment w:id="7" w:author="Greenleaf Legal Review" w:date="2026-06-26T23:16:37Z">
    <w:p>
      <w:r>
        <w:t>Enforceability. A non-compete covering California is void under Bus. &amp; Prof. Code 16600, and the Washington restriction is void under RCW 49.62.020 because Delano was terminated in a layoff and no garden-leave pay was provided. Removed CA and WA from the operative scope. Oregon (ORS 653.295) and Idaho reasonableness requirements should be confirmed; a blue-pencil reformation clause is added in Section 17. Consider whether imposing a non-compete on a whistleblower is advisable.</w:t>
      </w:r>
    </w:p>
  </w:comment>
  <w:comment w:id="8" w:author="Greenleaf Legal Review" w:date="2026-06-26T23:16:37Z">
    <w:p>
      <w:r>
        <w:t>Narrowed the mandated 'positive' reference (including 'valued member... significant contributions') to a neutral reference (dates and title only). A required positive reference creates defamation and misrepresentation exposure and is unusual in separation agreements; the prohibition on disclosing the circumstances of termination is retained.</w:t>
      </w:r>
    </w:p>
  </w:comment>
  <w:comment w:id="9" w:author="Greenleaf Legal Review" w:date="2026-06-26T23:16:37Z">
    <w:p>
      <w:r>
        <w:t>Carved out the 2021 Equity Incentive Plan and the RSU Grant Agreement from the integration clause; otherwise the superseder could inadvertently extinguish the Plan terms that govern the accelerated vesting in Section 3(d).</w:t>
      </w:r>
    </w:p>
  </w:comment>
  <w:comment w:id="10" w:author="Greenleaf Legal Review" w:date="2026-06-26T23:17:44Z">
    <w:p>
      <w:r>
        <w:t>Conformed to the 21-day consideration period and 7-day revocation (see Section 5). Added a condition precedent requiring approval of the EPLI carrier (Timberline Insurance Group, Policy No. TIG-EPL-2024-00391) before execution; carrier consent is typically required where coverage may fund the settlement.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uiPriority w:val="99"/>
    <w:semiHidden/>
    <w:unhideWhenUsed/>
    <w:rPr>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