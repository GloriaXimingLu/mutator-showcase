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del w:id="5001" w:author="Greenleaf GC Review" w:date="2025-05-12T00:00:00Z">
        <w:r>
          <w:rPr>
            <w:rFonts w:ascii="Times New Roman" w:hAnsi="Times New Roman"/>
            <w:color w:val="000000"/>
            <w:sz w:val="22"/>
          </w:rPr>
          <w:delText xml:space="preserve">This Settlement Agreement and General Release of All Claims ("Agreement") is entered into as of May 5, 2025 ("Effective Date"), by and between:</w:delText>
        </w:r>
      </w:del>
      <w:ins w:id="5002" w:author="Greenleaf GC Review" w:date="2025-05-12T00:00:00Z">
        <w:r>
          <w:rPr>
            <w:rFonts w:ascii="Times New Roman" w:hAnsi="Times New Roman"/>
            <w:color w:val="000000"/>
            <w:sz w:val="22"/>
          </w:rPr>
          <w:t xml:space="preserve">This Settlement Agreement and General Release of All Claims ("Agreement") is dated as of May 5, 2025 and is entered into by and between:</w:t>
        </w:r>
      </w:ins>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Delano was employed by Greenleaf from June 12, 2017, through March 14, 2025, a period of approximately seven years and nine months, during which time Delano served in progressively responsible roles </w:t>
      </w:r>
      <w:del w:id="5003" w:author="Greenleaf GC Review" w:date="2025-05-12T00:00:00Z">
        <w:r>
          <w:rPr>
            <w:rFonts w:ascii="Times New Roman" w:hAnsi="Times New Roman"/>
            <w:color w:val="000000"/>
            <w:sz w:val="22"/>
          </w:rPr>
          <w:delText xml:space="preserve">within the Company's operations division;</w:delText>
        </w:r>
      </w:del>
      <w:ins w:id="5004" w:author="Greenleaf GC Review" w:date="2025-05-12T00:00:00Z">
        <w:r>
          <w:rPr>
            <w:rFonts w:ascii="Times New Roman" w:hAnsi="Times New Roman"/>
            <w:color w:val="000000"/>
            <w:sz w:val="22"/>
          </w:rPr>
          <w:t xml:space="preserve">within the Company's supply chain division;</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5005" w:author="Greenleaf GC Review" w:date="2025-05-12T00:00:00Z">
        <w:r>
          <w:rPr>
            <w:rFonts w:ascii="Times New Roman" w:hAnsi="Times New Roman"/>
            <w:color w:val="000000"/>
            <w:sz w:val="22"/>
          </w:rPr>
          <w:delText xml:space="preserve">"Effective Date" means May 5, 2025, the date first set forth above.</w:delText>
        </w:r>
      </w:del>
      <w:ins w:id="5006" w:author="Greenleaf GC Review" w:date="2025-05-12T00:00:00Z">
        <w:r>
          <w:rPr>
            <w:rFonts w:ascii="Times New Roman" w:hAnsi="Times New Roman"/>
            <w:color w:val="000000"/>
            <w:sz w:val="22"/>
          </w:rPr>
          <w:t xml:space="preserve">"Effective Date" means the eighth (8th) calendar day after the date on which Delano executes this Agreement, provided that Delano has not revoked his acceptance pursuant to Section 16A; if Delano timely revokes his acceptance, this Agreement shall be null and void and of no force or effect.</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w:t>
      </w:r>
      <w:del w:id="5007" w:author="Greenleaf GC Review" w:date="2025-05-12T00:00:00Z">
        <w:r>
          <w:rPr>
            <w:rFonts w:ascii="Times New Roman" w:hAnsi="Times New Roman"/>
            <w:color w:val="000000"/>
            <w:sz w:val="22"/>
          </w:rPr>
          <w:delText xml:space="preserve">each of its past, present, and future officers, directors, shareholders, members, employees, agents, attorneys, representatives, successors, assigns, parent companies, subsidiaries, and affiliates</w:delText>
        </w:r>
      </w:del>
      <w:ins w:id="5008" w:author="Greenleaf GC Review" w:date="2025-05-12T00:00:00Z">
        <w:r>
          <w:rPr>
            <w:rFonts w:ascii="Times New Roman" w:hAnsi="Times New Roman"/>
            <w:color w:val="000000"/>
            <w:sz w:val="22"/>
          </w:rPr>
          <w:t xml:space="preserve">each of its past and present officers, directors, shareholders, members, employees, agents, attorneys, representatives, successors, assigns, parent companies, subsidiaries, and affiliates</w:t>
        </w:r>
      </w:ins>
      <w:r>
        <w:rPr>
          <w:rFonts w:ascii="Times New Roman" w:hAnsi="Times New Roman"/>
          <w:color w:val="000000"/>
          <w:sz w:val="22"/>
        </w:rPr>
        <w:t xml:space="preserve">,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w:t>
      </w:r>
      <w:del w:id="5011" w:author="Greenleaf GC Review" w:date="2025-05-12T00:00:00Z">
        <w:r>
          <w:rPr>
            <w:rFonts w:ascii="Times New Roman" w:hAnsi="Times New Roman"/>
            <w:color w:val="000000"/>
            <w:sz w:val="22"/>
          </w:rPr>
          <w:delText xml:space="preserve">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w:delText>
        </w:r>
      </w:del>
      <w:ins w:id="5012" w:author="Greenleaf GC Review" w:date="2025-05-12T00:00:00Z">
        <w:r>
          <w:rPr>
            <w:rFonts w:ascii="Times New Roman" w:hAnsi="Times New Roman"/>
            <w:color w:val="000000"/>
            <w:sz w:val="22"/>
          </w:rPr>
          <w:t xml:space="preserve">Delano confirms that he has received all wages and salary earned through the Separation Date and payment for all accrued but unused paid time off ("PTO"). Delano acknowledges that his 2024 performance bonus was not determined or paid prior to the Separation Date, and Delano hereby waives and releases any and all claims for such bonus and for any other bonus, commission, or incentive compensation for 2024 or any prior or subsequent period, in consideration for the Settlement Payment. Except as specifically provided in this Agreement, no further wages, salary, commissions, bonuses, or benefits of any kind are owed to Delano by Greenleaf.</w:t>
        </w:r>
      </w:ins>
      <w:r>
        <w:rPr>
          <w:rFonts w:ascii="Times New Roman" w:hAnsi="Times New Roman"/>
          <w:color w:val="000000"/>
          <w:sz w:val="22"/>
        </w:rPr>
        <w:t xml:space="preserve"> </w:t>
      </w:r>
      <w:del w:id="5009" w:author="Greenleaf GC Review" w:date="2025-05-12T00:00:00Z">
        <w:r>
          <w:rPr>
            <w:rFonts w:ascii="Times New Roman" w:hAnsi="Times New Roman"/>
            <w:color w:val="000000"/>
            <w:sz w:val="22"/>
          </w:rPr>
          <w:delText xml:space="preserve">Greenleaf shall provide Delano with information regarding continuation of health insurance benefits under the Consolidated Omnibus Budget Reconciliation Act ("COBRA") within the timeframes required by applicable federal and state law.</w:delText>
        </w:r>
      </w:del>
      <w:ins w:id="5010" w:author="Greenleaf GC Review" w:date="2025-05-12T00:00:00Z">
        <w:r>
          <w:rPr>
            <w:rFonts w:ascii="Times New Roman" w:hAnsi="Times New Roman"/>
            <w:color w:val="000000"/>
            <w:sz w:val="22"/>
          </w:rPr>
          <w:t xml:space="preserve">Greenleaf shall provide Delano with information regarding continuation of health insurance benefits under the Consolidated Omnibus Budget Reconciliation Act ("COBRA") within the timeframes required by applicable federal and state law. Delano's vested account balance under the Greenleaf 401(k) plan, including any vested employer matching contributions, shall remain his property and shall be administered in accordance with the terms of the 401(k) plan and applicable law; nothing in this Agreement releases, waives, or affects Delano's vested benefits under the 401(k) plan.</w:t>
        </w:r>
      </w:ins>
      <w:r>
        <w:rPr>
          <w:rFonts w:ascii="Times New Roman" w:hAnsi="Times New Roman"/>
          <w:color w:val="000000"/>
          <w:sz w:val="22"/>
        </w:rPr>
        <w:t xml:space="preserve">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w:t>
      </w:r>
      <w:del w:id="5013" w:author="Greenleaf GC Review" w:date="2025-05-12T00:00:00Z">
        <w:r>
          <w:rPr>
            <w:rFonts w:ascii="Times New Roman" w:hAnsi="Times New Roman"/>
            <w:color w:val="000000"/>
            <w:sz w:val="22"/>
          </w:rPr>
          <w:delText xml:space="preserve">as back pay representing lost wages from the Separation Date through the Effective Date.</w:delText>
        </w:r>
      </w:del>
      <w:ins w:id="5014" w:author="Greenleaf GC Review" w:date="2025-05-12T00:00:00Z">
        <w:r>
          <w:rPr>
            <w:rFonts w:ascii="Times New Roman" w:hAnsi="Times New Roman"/>
            <w:color w:val="000000"/>
            <w:sz w:val="22"/>
          </w:rPr>
          <w:t xml:space="preserve">as back pay and other lost wage-equivalent compensation in connection with the claims resolved by this Agreement (including without limitation lost wages, lost bonuses, and lost benefits from the Separation Date through the Effective Date).</w:t>
        </w:r>
      </w:ins>
      <w:r>
        <w:rPr>
          <w:rFonts w:ascii="Times New Roman" w:hAnsi="Times New Roman"/>
          <w:color w:val="000000"/>
          <w:sz w:val="22"/>
        </w:rPr>
        <w:t xml:space="preserv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(d) Accelerated Vesting of Restricted Stock Units.</w:t>
      </w:r>
      <w:r>
        <w:rPr>
          <w:rFonts w:ascii="Times New Roman" w:hAnsi="Times New Roman"/>
          <w:color w:val="000000"/>
          <w:sz w:val="22"/>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w:t>
      </w:r>
      <w:del w:id="5017" w:author="Greenleaf GC Review" w:date="2025-05-12T00:00:00Z">
        <w:r>
          <w:rPr>
            <w:rFonts w:ascii="Times New Roman" w:hAnsi="Times New Roman"/>
            <w:color w:val="000000"/>
            <w:sz w:val="22"/>
          </w:rPr>
          <w:delText xml:space="preserve">the fair market value of each RSU is Ten Dollars ($10.00) per share, based on the most recent independent valuation conducted by Ridgepoint Valuation Services, representing a total value of Fifty Thousand Dollars ($50,000.00).</w:delText>
        </w:r>
      </w:del>
      <w:ins w:id="5018" w:author="Greenleaf GC Review" w:date="2025-05-12T00:00:00Z">
        <w:r>
          <w:rPr>
            <w:rFonts w:ascii="Times New Roman" w:hAnsi="Times New Roman"/>
            <w:color w:val="000000"/>
            <w:sz w:val="22"/>
          </w:rPr>
          <w:t xml:space="preserve">the fair market value of each RSU is Twelve Dollars and Fifty Cents ($12.50) per share, based on the most recent independent 409A valuation conducted by Ridgepoint Valuation Services dated January 15, 2025, representing a total value of Sixty-Two Thousand Five Hundred Dollars ($62,500.00).</w:t>
        </w:r>
      </w:ins>
      <w:r>
        <w:rPr>
          <w:rFonts w:ascii="Times New Roman" w:hAnsi="Times New Roman"/>
          <w:color w:val="000000"/>
          <w:sz w:val="22"/>
        </w:rPr>
        <w:t xml:space="preserve"> The accelerated RSUs shall vest and be delivered to Delano, or to a brokerage account designated by Delano in writing, within thirty (30) calendar days of the Effective Date. </w:t>
      </w:r>
      <w:del w:id="5015" w:author="Greenleaf GC Review" w:date="2025-05-12T00:00:00Z">
        <w:r>
          <w:rPr>
            <w:rFonts w:ascii="Times New Roman" w:hAnsi="Times New Roman"/>
            <w:color w:val="000000"/>
            <w:sz w:val="22"/>
          </w:rPr>
          <w:delText xml:space="preserve">Any tax obligations arising from the accelerated vesting and delivery of the RSUs shall be governed by the terms of the Greenleaf 2021 Equity Incentive Plan and applicable tax law.</w:delText>
        </w:r>
      </w:del>
      <w:ins w:id="5016" w:author="Greenleaf GC Review" w:date="2025-05-12T00:00:00Z">
        <w:r>
          <w:rPr>
            <w:rFonts w:ascii="Times New Roman" w:hAnsi="Times New Roman"/>
            <w:color w:val="000000"/>
            <w:sz w:val="22"/>
          </w:rPr>
          <w:t xml:space="preserve">Any tax obligations arising from the accelerated vesting and delivery of the RSUs shall be governed by the terms of the Greenleaf 2021 Equity Incentive Plan, the RSU Grant Agreement, and applicable tax law. Greenleaf represents that the accelerated vesting contemplated by this Section 3(d) has been approved, or will be approved as a condition precedent to Greenleaf's obligation hereunder, by the Compensation Committee of Greenleaf's Board of Directors in accordance with the authority granted under the Greenleaf 2021 Equity Incentive Plan.</w:t>
        </w:r>
      </w:ins>
    </w:p>
    <w:p>
      <w:pPr>
        <w:spacing w:line="276" w:lineRule="auto" w:before="0" w:after="120"/>
        <w:jc w:val="both"/>
      </w:pPr>
      <w:r>
        <w:rPr>
          <w:rFonts w:ascii="Times New Roman" w:hAnsi="Times New Roman"/>
          <w:b/>
          <w:color w:val="000000"/>
          <w:sz w:val="22"/>
        </w:rPr>
        <w:t>(e) Total Settlement Value.</w:t>
      </w:r>
      <w:r>
        <w:rPr>
          <w:rFonts w:ascii="Times New Roman" w:hAnsi="Times New Roman"/>
          <w:color w:val="000000"/>
          <w:sz w:val="22"/>
        </w:rPr>
        <w:t xml:space="preserve"> </w:t>
      </w:r>
      <w:del w:id="5019" w:author="Greenleaf GC Review" w:date="2025-05-12T00:00:00Z">
        <w:r>
          <w:rPr>
            <w:rFonts w:ascii="Times New Roman" w:hAnsi="Times New Roman"/>
            <w:color w:val="000000"/>
            <w:sz w:val="22"/>
          </w:rPr>
          <w:delText xml:space="preserve">The aggregate Settlement Payment under this Agreement is Five Hundred Twenty-Five Thousand Dollars ($525,000.00), comprised of the compensatory damages payment ($275,000.00), the back pay payment ($125,000.00), the attorney fees payment ($75,000.00), and the RSU acceleration ($50,000.00).</w:delText>
        </w:r>
      </w:del>
      <w:ins w:id="5020" w:author="Greenleaf GC Review" w:date="2025-05-12T00:00:00Z">
        <w:r>
          <w:rPr>
            <w:rFonts w:ascii="Times New Roman" w:hAnsi="Times New Roman"/>
            <w:color w:val="000000"/>
            <w:sz w:val="22"/>
          </w:rPr>
          <w:t xml:space="preserve">The aggregate Settlement Payment under this Agreement is Five Hundred Thirty-Seven Thousand Five Hundred Dollars ($537,500.00), comprised of the compensatory damages payment ($275,000.00), the back pay payment ($125,000.00), the attorney fees payment ($75,000.00), and the RSU acceleration ($62,500.00).</w:t>
        </w:r>
      </w:ins>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rPr>
          <w:ins w:id="5039" w:author="Greenleaf GC Review" w:date="2025-05-12T00:00:00Z"/>
        </w:rPr>
      </w:pPr>
      <w:ins w:id="5040" w:author="Greenleaf GC Review" w:date="2025-05-12T00:00:00Z">
        <w:r>
          <w:rPr>
            <w:rFonts w:ascii="Times New Roman" w:hAnsi="Times New Roman"/>
            <w:color w:val="000000"/>
            <w:sz w:val="22"/>
          </w:rPr>
          <w:t xml:space="preserve">Notwithstanding the generality of the foregoing release, nothing in this Agreement shall be construed to release, waive, or impair: (a) Delano's right to file a charge or complaint with, or participate in any investigation or proceeding conducted by, the Equal Employment Opportunity Commission, the Oregon Bureau of Labor and Industries, Oregon OSHA, the U.S. Department of Labor, the National Labor Relations Board, the Securities and Exchange Commission, or any other federal, state, or local governmental or administrative agency, including the ongoing Oregon OSHA investigation referenced in the Recitals, and nothing in this Agreement shall prohibit or restrict Delano from cooperating with or providing truthful information to any such agency; (b) Delano's right to receive any monetary award, bounty, or other compensation from any such governmental or administrative agency or under any whistleblower, qui tam, or similar program; (c) Delano's vested benefits under any employee benefit plan, including Delano's vested account balance and vested employer matching contributions under the Greenleaf 401(k) plan, and any rights that accrued or vested under the Greenleaf 2021 Equity Incentive Plan with respect to RSUs that vested on or before the Separation Date; (d) Delano's rights to unemployment insurance benefits under Oregon law, which may not be waived as a matter of law; (e) any workers' compensation claim or benefit under ORS Chapter 656, the settlement of which requires approval of the Oregon Workers' Compensation Board; (f) Delano's right to challenge the knowing and voluntary nature of his waiver of claims under the ADEA/OWBPA as provided in Section 5 and Section 16A; or (g) any claim or right that cannot be waived as a matter of law. This Agreement does not release any claim that by law cannot be waived. Nothing in this Agreement shall be construed to prohibit Delano from disclosing conduct that he reasonably believes constitutes discrimination, harassment, retaliation, or sexual assault, to the extent protected by Oregon Revised Statute 659A.365 or other applicable law.</w:t>
        </w:r>
      </w:ins>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del w:id="5021" w:author="Greenleaf GC Review" w:date="2025-05-12T00:00:00Z">
        <w:r>
          <w:rPr>
            <w:rFonts w:ascii="Times New Roman" w:hAnsi="Times New Roman"/>
            <w:color w:val="000000"/>
            <w:sz w:val="22"/>
          </w:rPr>
          <w:delText xml:space="preserve">(xii) workers' compensation claims under ORS Chapter 656;</w:delText>
        </w:r>
      </w:del>
      <w:ins w:id="5022" w:author="Greenleaf GC Review" w:date="2025-05-12T00:00:00Z">
        <w:r>
          <w:rPr>
            <w:rFonts w:ascii="Times New Roman" w:hAnsi="Times New Roman"/>
            <w:color w:val="000000"/>
            <w:sz w:val="22"/>
          </w:rPr>
          <w:t xml:space="preserve">(xii) workers' compensation claims under ORS Chapter 656, to the extent permitted by law and subject to any required approval of the Oregon Workers' Compensation Board;</w:t>
        </w:r>
      </w:ins>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 xml:space="preserve">(c) </w:t>
      </w:r>
      <w:del w:id="5023" w:author="Greenleaf GC Review" w:date="2025-05-12T00:00:00Z">
        <w:r>
          <w:rPr>
            <w:rFonts w:ascii="Times New Roman" w:hAnsi="Times New Roman"/>
            <w:color w:val="000000"/>
            <w:sz w:val="22"/>
          </w:rPr>
          <w:delText xml:space="preserve">Delano has been given a period of fourteen (14) calendar days from the date of receipt of this Agreement within which to consider whether to execute it, which Delano acknowledges is a sufficient and reasonable period of time.</w:delText>
        </w:r>
      </w:del>
      <w:ins w:id="5024" w:author="Greenleaf GC Review" w:date="2025-05-12T00:00:00Z">
        <w:r>
          <w:rPr>
            <w:rFonts w:ascii="Times New Roman" w:hAnsi="Times New Roman"/>
            <w:color w:val="000000"/>
            <w:sz w:val="22"/>
          </w:rPr>
          <w:t xml:space="preserve">Delano has been given a period of at least twenty-one (21) calendar days from the date of receipt of this Agreement within which to consider whether to execute it, which Delano acknowledges is a sufficient and reasonable period of time, and Delano may use as much of this 21-day period as he wishes prior to signing.</w:t>
        </w:r>
      </w:ins>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ind w:left="432"/>
        <w:jc w:val="both"/>
        <w:rPr>
          <w:ins w:id="5041" w:author="Greenleaf GC Review" w:date="2025-05-12T00:00:00Z"/>
        </w:rPr>
      </w:pPr>
      <w:ins w:id="5042" w:author="Greenleaf GC Review" w:date="2025-05-12T00:00:00Z">
        <w:r>
          <w:rPr>
            <w:rFonts w:ascii="Times New Roman" w:hAnsi="Times New Roman"/>
            <w:color w:val="000000"/>
            <w:sz w:val="22"/>
          </w:rPr>
          <w:t xml:space="preserve">(g) Delano acknowledges that he has been advised in writing to consult with an attorney prior to executing this Agreement, and that he has had a reasonable opportunity to do so. Delano further represents that he has either consulted with an attorney of his own choosing in connection with this Agreement or has knowingly and voluntarily elected not to do so.</w:t>
        </w:r>
      </w:ins>
    </w:p>
    <w:p>
      <w:pPr>
        <w:spacing w:line="276" w:lineRule="auto" w:before="0" w:after="120"/>
        <w:ind w:left="432"/>
        <w:jc w:val="both"/>
        <w:rPr>
          <w:ins w:id="5043" w:author="Greenleaf GC Review" w:date="2025-05-12T00:00:00Z"/>
        </w:rPr>
      </w:pPr>
      <w:ins w:id="5044" w:author="Greenleaf GC Review" w:date="2025-05-12T00:00:00Z">
        <w:r>
          <w:rPr>
            <w:rFonts w:ascii="Times New Roman" w:hAnsi="Times New Roman"/>
            <w:color w:val="000000"/>
            <w:sz w:val="22"/>
          </w:rPr>
          <w:t xml:space="preserve">(h) Nothing in this Agreement, including the release of ADEA claims in Section 4 and the acknowledgments in this Section 5, shall be construed to waive, release, or affect any rights or claims under the ADEA that may arise after the date on which Delano executes this Agreement.</w:t>
        </w:r>
      </w:ins>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r>
        <w:rPr>
          <w:rFonts w:ascii="Times New Roman" w:hAnsi="Times New Roman"/>
          <w:color w:val="000000"/>
          <w:sz w:val="22"/>
        </w:rPr>
        <w:t>(iv) as required by applicable law, regulation, court order, subpoena, or other compulsory legal process.</w:t>
      </w:r>
    </w:p>
    <w:p>
      <w:pPr>
        <w:spacing w:line="276" w:lineRule="auto" w:before="0" w:after="120"/>
        <w:jc w:val="both"/>
      </w:pPr>
      <w:r>
        <w:rPr>
          <w:rFonts w:ascii="Times New Roman" w:hAnsi="Times New Roman"/>
          <w:color w:val="000000"/>
          <w:sz w:val="22"/>
        </w:rPr>
        <w:t>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pPr>
        <w:spacing w:line="276" w:lineRule="auto" w:before="0" w:after="120"/>
        <w:jc w:val="both"/>
        <w:rPr>
          <w:ins w:id="5045" w:author="Greenleaf GC Review" w:date="2025-05-12T00:00:00Z"/>
        </w:rPr>
      </w:pPr>
      <w:ins w:id="5046" w:author="Greenleaf GC Review" w:date="2025-05-12T00:00:00Z">
        <w:r>
          <w:rPr>
            <w:rFonts w:ascii="Times New Roman" w:hAnsi="Times New Roman"/>
            <w:color w:val="000000"/>
            <w:sz w:val="22"/>
          </w:rPr>
          <w:t xml:space="preserve">Notwithstanding the foregoing, nothing in this Section 6 shall prohibit or restrict Delano from: (a) disclosing conduct that Delano reasonably believes constitutes discrimination, harassment, retaliation, or sexual assault, to the extent such disclosure is protected by Oregon Revised Statute 659A.365 or other applicable law; (b) reporting a violation of law, rule, or regulation to, or communicating with, cooperating with, or participating in any investigation or proceeding conducted by, any governmental or regulatory agency, including without limitation the Equal Employment Opportunity Commission, the Oregon Bureau of Labor and Industries, Oregon OSHA, the U.S. Department of Labor, the National Labor Relations Board, and the Securities and Exchange Commission; or (c) disclosing information to the extent protected by the Defend Trade Secrets Act of 2016, 18 U.S.C. § 1833(b), or other applicable whistleblower or anti-retaliation law. The confidentiality obligations in this Section 6 apply to the existence and amount of this Agreement and the negotiations leading to its execution, and shall not be construed to prohibit any disclosure protected by applicable law. To the extent any provision of this Section 6 is found to be void or unenforceable under Oregon Revised Statute 659A.365 or other applicable law, such provision shall be modified to the minimum extent necessary to comply with applicable law.</w:t>
        </w:r>
      </w:ins>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w:t>
      </w:r>
      <w:del w:id="5025" w:author="Greenleaf GC Review" w:date="2025-05-12T00:00:00Z">
        <w:r>
          <w:rPr>
            <w:rFonts w:ascii="Times New Roman" w:hAnsi="Times New Roman"/>
            <w:color w:val="000000"/>
            <w:sz w:val="22"/>
          </w:rPr>
          <w:delText xml:space="preserve">The obligations set forth in this Section 7 shall survive the expiration or termination of this Agreement and shall continue in perpetuity.</w:delText>
        </w:r>
      </w:del>
      <w:ins w:id="5026" w:author="Greenleaf GC Review" w:date="2025-05-12T00:00:00Z">
        <w:r>
          <w:rPr>
            <w:rFonts w:ascii="Times New Roman" w:hAnsi="Times New Roman"/>
            <w:color w:val="000000"/>
            <w:sz w:val="22"/>
          </w:rPr>
          <w:t xml:space="preserve">The obligations set forth in this Section 7 shall survive the expiration or termination of this Agreement and shall continue for a period of five (5) years following the Effective Date.</w:t>
        </w:r>
      </w:ins>
    </w:p>
    <w:p>
      <w:pPr>
        <w:spacing w:line="276" w:lineRule="auto" w:before="0" w:after="120"/>
        <w:jc w:val="both"/>
        <w:rPr>
          <w:ins w:id="5047" w:author="Greenleaf GC Review" w:date="2025-05-12T00:00:00Z"/>
        </w:rPr>
      </w:pPr>
      <w:ins w:id="5048" w:author="Greenleaf GC Review" w:date="2025-05-12T00:00:00Z">
        <w:r>
          <w:rPr>
            <w:rFonts w:ascii="Times New Roman" w:hAnsi="Times New Roman"/>
            <w:color w:val="000000"/>
            <w:sz w:val="22"/>
          </w:rPr>
          <w:t xml:space="preserve">Nothing in this Section 7 shall prohibit either Party from: (a) making truthful statements in response to a subpoena, court order, or other compulsory legal process; (b) reporting a violation of law to, or cooperating with or participating in any investigation or proceeding conducted by, any governmental or regulatory agency; or (c) disclosing conduct that Delano reasonably believes constitutes discrimination, harassment, retaliation, or sexual assault, to the extent protected by Oregon Revised Statute 659A.365 or other applicable law. To the extent any provision of this Section 7 is found to be void or unenforceable under Oregon Revised Statute 659A.365 or other applicable law, such provision shall be modified to the minimum extent necessary to comply with applicable law.</w:t>
        </w:r>
      </w:ins>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(d) The accelerated vesting of Restricted Stock Units described in Section 3(d) shall be treated in accordance with the terms of the Greenleaf 2021 Equity Incentive Plan and applicable provisions of the Internal Revenue Code.</w:t>
      </w:r>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 xml:space="preserve">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w:t>
      </w:r>
      <w:del w:id="5027" w:author="Greenleaf GC Review" w:date="2025-05-12T00:00:00Z">
        <w:r>
          <w:rPr>
            <w:rFonts w:ascii="Times New Roman" w:hAnsi="Times New Roman"/>
            <w:color w:val="000000"/>
            <w:sz w:val="22"/>
          </w:rPr>
          <w:delText xml:space="preserve">engage in, be employed by, consult for, or otherwise provide services to any competitor in the organic food industry within the states of Oregon, Washington, Idaho, and California.</w:delText>
        </w:r>
      </w:del>
      <w:ins w:id="5028" w:author="Greenleaf GC Review" w:date="2025-05-12T00:00:00Z">
        <w:r>
          <w:rPr>
            <w:rFonts w:ascii="Times New Roman" w:hAnsi="Times New Roman"/>
            <w:color w:val="000000"/>
            <w:sz w:val="22"/>
          </w:rPr>
          <w:t xml:space="preserve">engage in, be employed by, consult for, or otherwise provide services to any competitor in the organic food industry within the states of Oregon, Washington, and Idaho; provided, however, that this non-competition covenant shall not apply in the State of California, where non-competition agreements are void as a matter of law, and shall be limited in any other jurisdiction to the maximum extent permitted by applicable law.</w:t>
        </w:r>
      </w:ins>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p>
    <w:p>
      <w:pPr>
        <w:spacing w:line="276" w:lineRule="auto" w:before="0" w:after="120"/>
        <w:jc w:val="both"/>
        <w:rPr>
          <w:ins w:id="5049" w:author="Greenleaf GC Review" w:date="2025-05-12T00:00:00Z"/>
        </w:rPr>
      </w:pPr>
      <w:ins w:id="5050" w:author="Greenleaf GC Review" w:date="2025-05-12T00:00:00Z">
        <w:r>
          <w:rPr>
            <w:rFonts w:ascii="Times New Roman" w:hAnsi="Times New Roman"/>
            <w:color w:val="000000"/>
            <w:sz w:val="22"/>
          </w:rPr>
          <w:t xml:space="preserve">The Parties acknowledge that the enforceability of this Section 9 is subject to applicable law, including Oregon Revised Statute 653.295 and the laws of the states of Washington and Idaho. If any provision of this Section 9 is held to be unenforceable in any respect, such provision shall be modified to the minimum extent necessary to make it enforceable, and the remaining provisions shall continue in full force and effect. The Parties intend this Section 9 to be enforceable to the fullest extent permitted by law.</w:t>
        </w:r>
      </w:ins>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 xml:space="preserve">(b) </w:t>
      </w:r>
      <w:del w:id="5029" w:author="Greenleaf GC Review" w:date="2025-05-12T00:00:00Z">
        <w:r>
          <w:rPr>
            <w:rFonts w:ascii="Times New Roman" w:hAnsi="Times New Roman"/>
            <w:color w:val="000000"/>
            <w:sz w:val="22"/>
          </w:rPr>
          <w:delText xml:space="preserve">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delText>
        </w:r>
      </w:del>
      <w:ins w:id="5030" w:author="Greenleaf GC Review" w:date="2025-05-12T00:00:00Z">
        <w:r>
          <w:rPr>
            <w:rFonts w:ascii="Times New Roman" w:hAnsi="Times New Roman"/>
            <w:color w:val="000000"/>
            <w:sz w:val="22"/>
          </w:rPr>
          <w:t xml:space="preserve">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 provided, however, that this Section 10(b) shall not apply to the extent prohibited by the law of the State of California or any other applicable law.</w:t>
        </w:r>
      </w:ins>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del w:id="5031" w:author="Greenleaf GC Review" w:date="2025-05-12T00:00:00Z">
        <w:r>
          <w:rPr>
            <w:rFonts w:ascii="Times New Roman" w:hAnsi="Times New Roman"/>
            <w:color w:val="000000"/>
            <w:sz w:val="22"/>
          </w:rPr>
          <w:delText xml:space="preserve">Upon request from any prospective employer or other third party, 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w:delText>
        </w:r>
      </w:del>
      <w:ins w:id="5032" w:author="Greenleaf GC Review" w:date="2025-05-12T00:00:00Z">
        <w:r>
          <w:rPr>
            <w:rFonts w:ascii="Times New Roman" w:hAnsi="Times New Roman"/>
            <w:color w:val="000000"/>
            <w:sz w:val="22"/>
          </w:rPr>
          <w:t xml:space="preserve">Upon request from any prospective employer or other third party, Greenleaf agrees to provide a neutral and factually accurate employment reference for Delano. Such reference shall confirm Delano's dates of employment (June 12, 2017, through March 14, 2025), his final title of Vice President of Supply Chain Operations, and shall state that Delano is eligible for rehire.</w:t>
        </w:r>
      </w:ins>
      <w:r>
        <w:rPr>
          <w:rFonts w:ascii="Times New Roman" w:hAnsi="Times New Roman"/>
          <w:color w:val="000000"/>
          <w:sz w:val="22"/>
        </w:rPr>
        <w:t xml:space="preserv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Re-Employment Eligibility</w:t>
      </w:r>
    </w:p>
    <w:p>
      <w:pPr>
        <w:spacing w:line="276" w:lineRule="auto" w:before="0" w:after="120"/>
        <w:jc w:val="both"/>
      </w:pPr>
      <w:r>
        <w:rPr>
          <w:rFonts w:ascii="Times New Roman" w:hAnsi="Times New Roman"/>
          <w:color w:val="000000"/>
          <w:sz w:val="22"/>
        </w:rPr>
        <w:t>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t>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 xml:space="preserve">(ii) </w:t>
      </w:r>
      <w:del w:id="5033" w:author="Greenleaf GC Review" w:date="2025-05-12T00:00:00Z">
        <w:r>
          <w:rPr>
            <w:rFonts w:ascii="Times New Roman" w:hAnsi="Times New Roman"/>
            <w:color w:val="000000"/>
            <w:sz w:val="22"/>
          </w:rPr>
          <w:delText xml:space="preserve">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delText>
        </w:r>
      </w:del>
      <w:ins w:id="5034" w:author="Greenleaf GC Review" w:date="2025-05-12T00:00:00Z">
        <w:r>
          <w:rPr>
            <w:rFonts w:ascii="Times New Roman" w:hAnsi="Times New Roman"/>
            <w:color w:val="000000"/>
            <w:sz w:val="22"/>
          </w:rPr>
          <w:t xml:space="preserve">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to enforce the terms of this Agreement, or to the extent protected by the carve-outs set forth in Section 4; nothing in this representation shall prohibit Delano from filing a charge with, or cooperating with any investigation conducted by, any governmental or regulatory agency, or from receiving any whistleblower award or bounty;</w:t>
        </w:r>
      </w:ins>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Section 16. Execution and Consideration Period</w:t>
      </w:r>
    </w:p>
    <w:p>
      <w:pPr>
        <w:spacing w:line="276" w:lineRule="auto" w:before="0" w:after="120"/>
        <w:jc w:val="both"/>
      </w:pPr>
      <w:del w:id="5035" w:author="Greenleaf GC Review" w:date="2025-05-12T00:00:00Z">
        <w:r>
          <w:rPr>
            <w:rFonts w:ascii="Times New Roman" w:hAnsi="Times New Roman"/>
            <w:color w:val="000000"/>
            <w:sz w:val="22"/>
          </w:rPr>
          <w:delText xml:space="preserve">Delano shall have fourteen (14)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delText>
        </w:r>
      </w:del>
      <w:ins w:id="5036" w:author="Greenleaf GC Review" w:date="2025-05-12T00:00:00Z">
        <w:r>
          <w:rPr>
            <w:rFonts w:ascii="Times New Roman" w:hAnsi="Times New Roman"/>
            <w:color w:val="000000"/>
            <w:sz w:val="22"/>
          </w:rPr>
          <w:t xml:space="preserve">Delano shall have at least twenty-one (21) calendar days from the date of receipt of this Agreement to review, consider, and execute it, in accordance with the Older Workers Benefit Protection Act, 29 U.S.C. § 626(f).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 Delano may use as much of the 21-day period as he wishes prior to signing.</w:t>
        </w:r>
      </w:ins>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Pr>
        <w:keepNext/>
        <w:spacing w:line="276" w:lineRule="auto" w:before="200" w:after="80"/>
        <w:ind w:left="0"/>
        <w:rPr>
          <w:ins w:id="5051" w:author="Greenleaf GC Review" w:date="2025-05-12T00:00:00Z"/>
        </w:rPr>
      </w:pPr>
      <w:ins w:id="5052" w:author="Greenleaf GC Review" w:date="2025-05-12T00:00:00Z">
        <w:r>
          <w:rPr>
            <w:rFonts w:ascii="Times New Roman" w:hAnsi="Times New Roman"/>
            <w:b/>
            <w:color w:val="000000"/>
            <w:sz w:val="22"/>
          </w:rPr>
          <w:t xml:space="preserve">Section 16A. Revocation Period</w:t>
        </w:r>
      </w:ins>
    </w:p>
    <w:p>
      <w:pPr>
        <w:spacing w:line="276" w:lineRule="auto" w:before="0" w:after="120"/>
        <w:jc w:val="both"/>
        <w:rPr>
          <w:ins w:id="5053" w:author="Greenleaf GC Review" w:date="2025-05-12T00:00:00Z"/>
        </w:rPr>
      </w:pPr>
      <w:ins w:id="5054" w:author="Greenleaf GC Review" w:date="2025-05-12T00:00:00Z">
        <w:r>
          <w:rPr>
            <w:rFonts w:ascii="Times New Roman" w:hAnsi="Times New Roman"/>
            <w:color w:val="000000"/>
            <w:sz w:val="22"/>
          </w:rPr>
          <w:t xml:space="preserve">Delano may revoke this Agreement within seven (7) calendar days after the date on which Delano executes it (the "Revocation Period"). Revocation must be in writing and delivered to Greenleaf's General Counsel by hand delivery, email, or overnight courier, and is effective only if received within the seven (7) calendar day Revocation Period. If Delano does not revoke within the Revocation Period, this Agreement shall become effective and enforceable on the eighth (8th) calendar day after Delano's execution (the "Effective Date"). If Delano timely revokes, this Agreement shall be null and void and of no force or effect, the Parties shall be restored to their respective positions as if this Agreement had never been executed, and any consideration previously paid or delivered shall be returned within ten (10) calendar days. This seven-day revocation right is in addition to, and does not limit, any other rights Delano may have.</w:t>
        </w:r>
      </w:ins>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18. Entire Agreement</w:t>
      </w:r>
    </w:p>
    <w:p>
      <w:pPr>
        <w:spacing w:line="276" w:lineRule="auto" w:before="0" w:after="120"/>
        <w:jc w:val="both"/>
      </w:pPr>
      <w:r>
        <w:rPr>
          <w:rFonts w:ascii="Times New Roman" w:hAnsi="Times New Roman"/>
          <w:color w:val="000000"/>
          <w:sz w:val="22"/>
        </w:rP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w:t>
      </w:r>
      <w:del w:id="5037" w:author="Greenleaf GC Review" w:date="2025-05-12T00:00:00Z">
        <w:r>
          <w:rPr>
            <w:rFonts w:ascii="Times New Roman" w:hAnsi="Times New Roman"/>
            <w:color w:val="000000"/>
            <w:sz w:val="22"/>
          </w:rPr>
          <w:delText xml:space="preserve">No amendment, modification, supplement, or waiver of any provision of this Agreement shall be effective unless made in writing and signed by both Parties. No waiver of any breach or default under this Agreement shall constitute a waiver of any subsequent breach or default.</w:delText>
        </w:r>
      </w:del>
      <w:ins w:id="5038" w:author="Greenleaf GC Review" w:date="2025-05-12T00:00:00Z">
        <w:r>
          <w:rPr>
            <w:rFonts w:ascii="Times New Roman" w:hAnsi="Times New Roman"/>
            <w:color w:val="000000"/>
            <w:sz w:val="22"/>
          </w:rPr>
          <w:t xml:space="preserve">No amendment, modification, supplement, or waiver of any provision of this Agreement shall be effective unless made in writing and signed by both Parties. No waiver of any breach or default under this Agreement shall constitute a waiver of any subsequent breach or default. Notwithstanding the foregoing, this Agreement does not supersede or modify the Greenleaf 2021 Equity Incentive Plan, the RSU Grant Agreement dated July 1, 2022, or any confidentiality, intellectual property, invention-assignment, or restrictive-covenant agreement between Delano and Greenleaf, each of which shall remain in full force and effect in accordance with its terms except to the extent expressly modified by this Agreement, and any rights or obligations that by their nature survive termination of employment shall survive.</w:t>
        </w:r>
      </w:ins>
    </w:p>
    <w:p>
      <w:pPr>
        <w:keepNext/>
        <w:spacing w:line="276" w:lineRule="auto" w:before="200" w:after="80"/>
        <w:ind w:left="0"/>
        <w:rPr>
          <w:ins w:id="5055" w:author="Greenleaf GC Review" w:date="2025-05-12T00:00:00Z"/>
        </w:rPr>
      </w:pPr>
      <w:ins w:id="5056" w:author="Greenleaf GC Review" w:date="2025-05-12T00:00:00Z">
        <w:r>
          <w:rPr>
            <w:rFonts w:ascii="Times New Roman" w:hAnsi="Times New Roman"/>
            <w:b/>
            <w:color w:val="000000"/>
            <w:sz w:val="22"/>
          </w:rPr>
          <w:t xml:space="preserve">Section 19. Governing Law and Venue</w:t>
        </w:r>
      </w:ins>
    </w:p>
    <w:p>
      <w:pPr>
        <w:spacing w:line="276" w:lineRule="auto" w:before="0" w:after="120"/>
        <w:jc w:val="both"/>
        <w:rPr>
          <w:ins w:id="5057" w:author="Greenleaf GC Review" w:date="2025-05-12T00:00:00Z"/>
        </w:rPr>
      </w:pPr>
      <w:ins w:id="5058" w:author="Greenleaf GC Review" w:date="2025-05-12T00:00:00Z">
        <w:r>
          <w:rPr>
            <w:rFonts w:ascii="Times New Roman" w:hAnsi="Times New Roman"/>
            <w:color w:val="000000"/>
            <w:sz w:val="22"/>
          </w:rPr>
          <w:t xml:space="preserve">This Agreement shall be governed by and construed in accordance with the laws of the State of Oregon, without regard to its conflict-of-laws principles. The Parties consent to the exclusive jurisdiction and venue of the state and federal courts located in Multnomah County, Oregon, for any action or proceeding arising out of or relating to this Agreement, and each Party waives any objection to venue or forum non conveniens in such courts.</w:t>
        </w:r>
      </w:ins>
    </w:p>
    <w:p>
      <w:pPr>
        <w:keepNext/>
        <w:spacing w:line="276" w:lineRule="auto" w:before="200" w:after="80"/>
        <w:ind w:left="0"/>
        <w:rPr>
          <w:ins w:id="5059" w:author="Greenleaf GC Review" w:date="2025-05-12T00:00:00Z"/>
        </w:rPr>
      </w:pPr>
      <w:ins w:id="5060" w:author="Greenleaf GC Review" w:date="2025-05-12T00:00:00Z">
        <w:r>
          <w:rPr>
            <w:rFonts w:ascii="Times New Roman" w:hAnsi="Times New Roman"/>
            <w:b/>
            <w:color w:val="000000"/>
            <w:sz w:val="22"/>
          </w:rPr>
          <w:t xml:space="preserve">Section 20. Return of Company Property</w:t>
        </w:r>
      </w:ins>
    </w:p>
    <w:p>
      <w:pPr>
        <w:spacing w:line="276" w:lineRule="auto" w:before="0" w:after="120"/>
        <w:jc w:val="both"/>
        <w:rPr>
          <w:ins w:id="5061" w:author="Greenleaf GC Review" w:date="2025-05-12T00:00:00Z"/>
        </w:rPr>
      </w:pPr>
      <w:ins w:id="5062" w:author="Greenleaf GC Review" w:date="2025-05-12T00:00:00Z">
        <w:r>
          <w:rPr>
            <w:rFonts w:ascii="Times New Roman" w:hAnsi="Times New Roman"/>
            <w:color w:val="000000"/>
            <w:sz w:val="22"/>
          </w:rPr>
          <w:t xml:space="preserve">Delano represents and warrants that, on or before the Separation Date, he returned to Greenleaf all Company property in his possession or control, including without limitation keys, access badges, credit cards, laptop computers, mobile phones, electronic devices, documents, files, records, and any copies thereof, and that he has not retained any Company property or any Confidential Information (as defined in Section 21) except as expressly permitted by this Agreement. To the extent any Company property remains in Delano's possession, Delano shall return it to Greenleaf within five (5) calendar days of the Effective Date.</w:t>
        </w:r>
      </w:ins>
    </w:p>
    <w:p>
      <w:pPr>
        <w:keepNext/>
        <w:spacing w:line="276" w:lineRule="auto" w:before="200" w:after="80"/>
        <w:ind w:left="0"/>
        <w:rPr>
          <w:ins w:id="5063" w:author="Greenleaf GC Review" w:date="2025-05-12T00:00:00Z"/>
        </w:rPr>
      </w:pPr>
      <w:ins w:id="5064" w:author="Greenleaf GC Review" w:date="2025-05-12T00:00:00Z">
        <w:r>
          <w:rPr>
            <w:rFonts w:ascii="Times New Roman" w:hAnsi="Times New Roman"/>
            <w:b/>
            <w:color w:val="000000"/>
            <w:sz w:val="22"/>
          </w:rPr>
          <w:t xml:space="preserve">Section 21. Confidential Information and Trade Secrets</w:t>
        </w:r>
      </w:ins>
    </w:p>
    <w:p>
      <w:pPr>
        <w:spacing w:line="276" w:lineRule="auto" w:before="0" w:after="120"/>
        <w:jc w:val="both"/>
        <w:rPr>
          <w:ins w:id="5065" w:author="Greenleaf GC Review" w:date="2025-05-12T00:00:00Z"/>
        </w:rPr>
      </w:pPr>
      <w:ins w:id="5066" w:author="Greenleaf GC Review" w:date="2025-05-12T00:00:00Z">
        <w:r>
          <w:rPr>
            <w:rFonts w:ascii="Times New Roman" w:hAnsi="Times New Roman"/>
            <w:color w:val="000000"/>
            <w:sz w:val="22"/>
          </w:rPr>
          <w:t xml:space="preserve">Delano acknowledges that during his employment he had access to and became familiar with Confidential Information and trade secrets of Greenleaf, including without limitation supplier and vendor lists and terms, pricing and cost data, customer lists, distribution and cold-chain protocols and procedures, product formulations, business plans, financial information, and strategic plans. Delano agrees that, at all times after the Separation Date, he shall hold all such Confidential Information and trade secrets in strict confidence and shall not use, disclose, or make available to any third party any such Confidential Information or trade secrets, except as required by law or as expressly permitted by this Agreement. Nothing in this Agreement or any other agreement with Greenleaf shall prohibit Delano from: (a) reporting a violation of law to, or communicating with, cooperating with, or participating in any investigation or proceeding conducted by, any governmental or regulatory agency; or (b) disclosing Confidential Information or trade secrets to the extent protected by the Defend Trade Secrets Act of 2016, 18 U.S.C. § 1833(b). Pursuant to 18 U.S.C. § 1833(b), Delano is hereby notified that: (1) Delano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and (2) if Delano files a lawsuit for retaliation by Greenleaf for reporting a suspected violation of law, Delano may disclose the trade secret to Delano's attorney and use the trade secret information in the court proceeding, if Delano (A) files any document containing the trade secret under seal and (B) does not disclose the trade secret, except pursuant to court order. "Confidential Information" means information that is not generally known to the public and that Greenleaf treats as confidential or proprietary.</w:t>
        </w:r>
      </w:ins>
    </w:p>
    <w:p>
      <w:pPr>
        <w:keepNext/>
        <w:spacing w:line="276" w:lineRule="auto" w:before="200" w:after="80"/>
        <w:ind w:left="0"/>
        <w:rPr>
          <w:ins w:id="5067" w:author="Greenleaf GC Review" w:date="2025-05-12T00:00:00Z"/>
        </w:rPr>
      </w:pPr>
      <w:ins w:id="5068" w:author="Greenleaf GC Review" w:date="2025-05-12T00:00:00Z">
        <w:r>
          <w:rPr>
            <w:rFonts w:ascii="Times New Roman" w:hAnsi="Times New Roman"/>
            <w:b/>
            <w:color w:val="000000"/>
            <w:sz w:val="22"/>
          </w:rPr>
          <w:t xml:space="preserve">Section 22. Cooperation</w:t>
        </w:r>
      </w:ins>
    </w:p>
    <w:p>
      <w:pPr>
        <w:spacing w:line="276" w:lineRule="auto" w:before="0" w:after="120"/>
        <w:jc w:val="both"/>
        <w:rPr>
          <w:ins w:id="5069" w:author="Greenleaf GC Review" w:date="2025-05-12T00:00:00Z"/>
        </w:rPr>
      </w:pPr>
      <w:ins w:id="5070" w:author="Greenleaf GC Review" w:date="2025-05-12T00:00:00Z">
        <w:r>
          <w:rPr>
            <w:rFonts w:ascii="Times New Roman" w:hAnsi="Times New Roman"/>
            <w:color w:val="000000"/>
            <w:sz w:val="22"/>
          </w:rPr>
          <w:t xml:space="preserve">Following the Effective Date, Delano shall reasonably cooperate with Greenleaf in connection with the transition of his former responsibilities and any matter, investigation, audit, or litigation involving Greenleaf about which Delano has knowledge as a result of his employment, including the ongoing Oregon OSHA investigation referenced in the Recitals; provided, however, that (a) nothing in this Section 22 shall require Delano to provide information or cooperation that is adverse to his own interests in any matter in which he is a party or potential party, and (b) Greenleaf shall reimburse Delano for reasonable out-of-pocket expenses incurred in providing such cooperation and shall make reasonable efforts to accommodate Delano's schedule. Nothing in this Section 22 shall prohibit Delano from cooperating with any governmental or regulatory agency or from exercising any rights preserved under Section 4 or Section 16A.</w:t>
        </w:r>
      </w:ins>
    </w:p>
    <w:p>
      <w:pPr>
        <w:keepNext/>
        <w:spacing w:line="276" w:lineRule="auto" w:before="200" w:after="80"/>
        <w:ind w:left="0"/>
        <w:rPr>
          <w:ins w:id="5071" w:author="Greenleaf GC Review" w:date="2025-05-12T00:00:00Z"/>
        </w:rPr>
      </w:pPr>
      <w:ins w:id="5072" w:author="Greenleaf GC Review" w:date="2025-05-12T00:00:00Z">
        <w:r>
          <w:rPr>
            <w:rFonts w:ascii="Times New Roman" w:hAnsi="Times New Roman"/>
            <w:b/>
            <w:color w:val="000000"/>
            <w:sz w:val="22"/>
          </w:rPr>
          <w:t xml:space="preserve">Section 23. Notices</w:t>
        </w:r>
      </w:ins>
    </w:p>
    <w:p>
      <w:pPr>
        <w:spacing w:line="276" w:lineRule="auto" w:before="0" w:after="120"/>
        <w:jc w:val="both"/>
        <w:rPr>
          <w:ins w:id="5073" w:author="Greenleaf GC Review" w:date="2025-05-12T00:00:00Z"/>
        </w:rPr>
      </w:pPr>
      <w:ins w:id="5074" w:author="Greenleaf GC Review" w:date="2025-05-12T00:00:00Z">
        <w:r>
          <w:rPr>
            <w:rFonts w:ascii="Times New Roman" w:hAnsi="Times New Roman"/>
            <w:color w:val="000000"/>
            <w:sz w:val="22"/>
          </w:rPr>
          <w:t xml:space="preserve">All notices and other communications under this Agreement shall be in writing and shall be deemed given when delivered personally, sent by email with confirmation of receipt, or sent by nationally recognized overnight courier or certified mail, return receipt requested, to the Parties at the addresses set forth in the Preamble (or to such other address as a Party may designate by written notice). Notices to Greenleaf shall be directed to its General Counsel. Notices to Delano shall be directed to him at the address in the Preamble, with a copy to Engel &amp; Associates, P.C.</w:t>
        </w:r>
      </w:ins>
    </w:p>
    <w:p>
      <w:pPr>
        <w:keepNext/>
        <w:spacing w:line="276" w:lineRule="auto" w:before="200" w:after="80"/>
        <w:ind w:left="0"/>
        <w:rPr>
          <w:ins w:id="5075" w:author="Greenleaf GC Review" w:date="2025-05-12T00:00:00Z"/>
        </w:rPr>
      </w:pPr>
      <w:ins w:id="5076" w:author="Greenleaf GC Review" w:date="2025-05-12T00:00:00Z">
        <w:r>
          <w:rPr>
            <w:rFonts w:ascii="Times New Roman" w:hAnsi="Times New Roman"/>
            <w:b/>
            <w:color w:val="000000"/>
            <w:sz w:val="22"/>
          </w:rPr>
          <w:t xml:space="preserve">Section 24. Survival</w:t>
        </w:r>
      </w:ins>
    </w:p>
    <w:p>
      <w:pPr>
        <w:spacing w:line="276" w:lineRule="auto" w:before="0" w:after="120"/>
        <w:jc w:val="both"/>
        <w:rPr>
          <w:ins w:id="5077" w:author="Greenleaf GC Review" w:date="2025-05-12T00:00:00Z"/>
        </w:rPr>
      </w:pPr>
      <w:ins w:id="5078" w:author="Greenleaf GC Review" w:date="2025-05-12T00:00:00Z">
        <w:r>
          <w:rPr>
            <w:rFonts w:ascii="Times New Roman" w:hAnsi="Times New Roman"/>
            <w:color w:val="000000"/>
            <w:sz w:val="22"/>
          </w:rPr>
          <w:t xml:space="preserve">The representations, warranties, covenants, and obligations of the Parties that by their nature are intended to survive the execution of this Agreement and the termination of Delano's employment, including without limitation Sections 4, 6, 7, 9, 10, 11, 12, 15, 20, 21, and 22, shall survive in accordance with their terms.</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